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w:t>
        </w:r>
        <w:proofErr w:type="gramStart"/>
        <w:r>
          <w:rPr>
            <w:lang w:val="en-US"/>
          </w:rPr>
          <w:t>i.e.</w:t>
        </w:r>
        <w:proofErr w:type="gramEnd"/>
        <w:r>
          <w:rPr>
            <w:lang w:val="en-US"/>
          </w:rPr>
          <w:t xml:space="preserve"> first clinical episode of NMDARE), disregarding any subsequent relapses. Extract continuous and categorical features values from the first event where applicable. </w:t>
        </w:r>
        <w:proofErr w:type="gramStart"/>
        <w:r>
          <w:rPr>
            <w:lang w:val="en-US"/>
          </w:rPr>
          <w:t>However</w:t>
        </w:r>
        <w:proofErr w:type="gramEnd"/>
        <w:r>
          <w:rPr>
            <w:lang w:val="en-US"/>
          </w:rPr>
          <w:t xml:space="preserve"> </w:t>
        </w:r>
        <w:proofErr w:type="spellStart"/>
        <w:r>
          <w:rPr>
            <w:lang w:val="en-US"/>
          </w:rPr>
          <w:t>M</w:t>
        </w:r>
        <w:r w:rsidRPr="00F368F6">
          <w:rPr>
            <w:lang w:val="en-US"/>
          </w:rPr>
          <w:t>onthsToFU</w:t>
        </w:r>
        <w:proofErr w:type="spellEnd"/>
        <w:r>
          <w:rPr>
            <w:lang w:val="en-US"/>
          </w:rPr>
          <w:t xml:space="preserve">, </w:t>
        </w:r>
        <w:proofErr w:type="spellStart"/>
        <w:r w:rsidRPr="00F368F6">
          <w:rPr>
            <w:lang w:val="en-US"/>
          </w:rPr>
          <w:t>FinalMR</w:t>
        </w:r>
        <w:r>
          <w:rPr>
            <w:lang w:val="en-US"/>
          </w:rPr>
          <w:t>S</w:t>
        </w:r>
        <w:proofErr w:type="spellEnd"/>
        <w:r>
          <w:rPr>
            <w:lang w:val="en-US"/>
          </w:rPr>
          <w:t xml:space="preserve">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09809939" w14:textId="77777777" w:rsidR="00743F1F" w:rsidRDefault="00743F1F" w:rsidP="00743F1F">
      <w:pPr>
        <w:rPr>
          <w:ins w:id="17" w:author="雅卉 蒋" w:date="2025-08-18T16:33:00Z"/>
          <w:lang w:val="en-US"/>
        </w:rPr>
      </w:pPr>
    </w:p>
    <w:p w14:paraId="2582D043" w14:textId="77777777" w:rsidR="00743F1F" w:rsidRDefault="00743F1F" w:rsidP="00743F1F">
      <w:pPr>
        <w:rPr>
          <w:ins w:id="18" w:author="雅卉 蒋" w:date="2025-08-18T16:33:00Z"/>
          <w:lang w:val="en-US"/>
        </w:rPr>
      </w:pPr>
      <w:ins w:id="19"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0" w:author="雅卉 蒋" w:date="2025-08-18T16:33:00Z"/>
          <w:lang w:val="en-US"/>
        </w:rPr>
      </w:pPr>
      <w:ins w:id="21" w:author="雅卉 蒋" w:date="2025-08-18T16:33:00Z">
        <w:r w:rsidRPr="003C54D1">
          <w:rPr>
            <w:rFonts w:hint="eastAsia"/>
            <w:lang w:val="en-US"/>
          </w:rPr>
          <w:t>Positive examples (</w:t>
        </w:r>
        <w:proofErr w:type="spellStart"/>
        <w:r w:rsidRPr="003C54D1">
          <w:rPr>
            <w:rFonts w:hint="eastAsia"/>
            <w:lang w:val="en-US"/>
          </w:rPr>
          <w:t>BrainstemDys</w:t>
        </w:r>
        <w:proofErr w:type="spellEnd"/>
        <w:r w:rsidRPr="003C54D1">
          <w:rPr>
            <w:rFonts w:hint="eastAsia"/>
            <w:lang w:val="en-US"/>
          </w:rPr>
          <w:t xml:space="preserve"> = 1):</w:t>
        </w:r>
      </w:ins>
    </w:p>
    <w:p w14:paraId="0DCCEE0B" w14:textId="77777777" w:rsidR="00743F1F" w:rsidRDefault="00743F1F" w:rsidP="00743F1F">
      <w:pPr>
        <w:rPr>
          <w:ins w:id="22" w:author="雅卉 蒋" w:date="2025-08-18T16:33:00Z"/>
          <w:lang w:val="en-US"/>
        </w:rPr>
      </w:pPr>
      <w:ins w:id="23" w:author="雅卉 蒋" w:date="2025-08-18T16:33:00Z">
        <w:r>
          <w:rPr>
            <w:lang w:val="en-US"/>
          </w:rPr>
          <w:t>(1) “</w:t>
        </w:r>
        <w:r w:rsidRPr="00B43A2E">
          <w:rPr>
            <w:lang w:val="en-US"/>
          </w:rPr>
          <w:t xml:space="preserve">Over the next days she started with </w:t>
        </w:r>
        <w:proofErr w:type="spellStart"/>
        <w:r w:rsidRPr="00B43A2E">
          <w:rPr>
            <w:lang w:val="en-US"/>
          </w:rPr>
          <w:t>dysautonomias</w:t>
        </w:r>
        <w:proofErr w:type="spellEnd"/>
        <w:r w:rsidRPr="00B43A2E">
          <w:rPr>
            <w:lang w:val="en-US"/>
          </w:rPr>
          <w:t xml:space="preserve">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4" w:author="雅卉 蒋" w:date="2025-08-18T16:33:00Z"/>
          <w:lang w:val="en-US"/>
        </w:rPr>
      </w:pPr>
      <w:ins w:id="25"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6" w:author="雅卉 蒋" w:date="2025-08-18T16:33:00Z"/>
          <w:lang w:val="en-US"/>
        </w:rPr>
      </w:pPr>
      <w:ins w:id="27" w:author="雅卉 蒋" w:date="2025-08-18T16:33:00Z">
        <w:r>
          <w:rPr>
            <w:lang w:val="en-US"/>
          </w:rPr>
          <w:t>(3) “</w:t>
        </w:r>
        <w:r w:rsidRPr="00D93642">
          <w:rPr>
            <w:lang w:val="en-US"/>
          </w:rPr>
          <w:t xml:space="preserve">In addition, she developed noticeable </w:t>
        </w:r>
        <w:proofErr w:type="spellStart"/>
        <w:r w:rsidRPr="00D93642">
          <w:rPr>
            <w:lang w:val="en-US"/>
          </w:rPr>
          <w:t>oro</w:t>
        </w:r>
        <w:proofErr w:type="spellEnd"/>
        <w:r w:rsidRPr="00D93642">
          <w:rPr>
            <w:lang w:val="en-US"/>
          </w:rPr>
          <w:t>-lingual-facial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28" w:author="雅卉 蒋" w:date="2025-08-18T16:33:00Z"/>
          <w:lang w:val="en-US"/>
        </w:rPr>
      </w:pPr>
      <w:ins w:id="29" w:author="雅卉 蒋" w:date="2025-08-18T16:33:00Z">
        <w:r>
          <w:rPr>
            <w:lang w:val="en-US"/>
          </w:rPr>
          <w:t>Negative</w:t>
        </w:r>
        <w:r w:rsidRPr="000F2722">
          <w:rPr>
            <w:lang w:val="en-US"/>
          </w:rPr>
          <w:t xml:space="preserve"> examples (</w:t>
        </w:r>
        <w:proofErr w:type="spellStart"/>
        <w:r w:rsidRPr="000F2722">
          <w:rPr>
            <w:lang w:val="en-US"/>
          </w:rPr>
          <w:t>BrainstemDys</w:t>
        </w:r>
        <w:proofErr w:type="spellEnd"/>
        <w:r w:rsidRPr="000F2722">
          <w:rPr>
            <w:lang w:val="en-US"/>
          </w:rPr>
          <w:t xml:space="preserve"> = </w:t>
        </w:r>
        <w:r>
          <w:rPr>
            <w:lang w:val="en-US"/>
          </w:rPr>
          <w:t>0</w:t>
        </w:r>
        <w:r w:rsidRPr="000F2722">
          <w:rPr>
            <w:lang w:val="en-US"/>
          </w:rPr>
          <w:t>):</w:t>
        </w:r>
      </w:ins>
    </w:p>
    <w:p w14:paraId="0C7191D1" w14:textId="77777777" w:rsidR="00743F1F" w:rsidRDefault="00743F1F" w:rsidP="00743F1F">
      <w:pPr>
        <w:rPr>
          <w:ins w:id="30" w:author="雅卉 蒋" w:date="2025-08-18T16:33:00Z"/>
          <w:lang w:val="en-US"/>
        </w:rPr>
      </w:pPr>
      <w:ins w:id="31"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w:t>
        </w:r>
        <w:r w:rsidRPr="003C54D1">
          <w:rPr>
            <w:rFonts w:hint="eastAsia"/>
            <w:lang w:val="en-US"/>
          </w:rPr>
          <w:lastRenderedPageBreak/>
          <w:t>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2" w:author="雅卉 蒋" w:date="2025-08-18T16:33:00Z"/>
          <w:lang w:val="en-US"/>
        </w:rPr>
      </w:pPr>
      <w:ins w:id="33"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4253A721" w14:textId="77777777" w:rsidR="00743F1F" w:rsidRDefault="00743F1F" w:rsidP="00743F1F">
      <w:pPr>
        <w:rPr>
          <w:ins w:id="34" w:author="雅卉 蒋" w:date="2025-08-18T16:34:00Z"/>
          <w:lang w:val="en-US"/>
        </w:rPr>
      </w:pPr>
    </w:p>
    <w:p w14:paraId="1E3F7BB3" w14:textId="77777777" w:rsidR="00743F1F" w:rsidRPr="00FB2D8D" w:rsidRDefault="00743F1F" w:rsidP="00743F1F">
      <w:pPr>
        <w:rPr>
          <w:ins w:id="35" w:author="雅卉 蒋" w:date="2025-08-18T16:34:00Z"/>
          <w:lang w:val="en-US"/>
        </w:rPr>
      </w:pPr>
      <w:ins w:id="36" w:author="雅卉 蒋" w:date="2025-08-18T16:34:00Z">
        <w:r>
          <w:rPr>
            <w:lang w:val="en-US"/>
          </w:rPr>
          <w:t>D</w:t>
        </w:r>
        <w:r w:rsidRPr="00D207AD">
          <w:rPr>
            <w:lang w:val="en-US"/>
          </w:rPr>
          <w:t>irectly extract the</w:t>
        </w:r>
        <w:r>
          <w:rPr>
            <w:lang w:val="en-US"/>
          </w:rPr>
          <w:t xml:space="preserve"> </w:t>
        </w:r>
        <w:r w:rsidRPr="00FB2D8D">
          <w:rPr>
            <w:lang w:val="en-US"/>
          </w:rPr>
          <w:t xml:space="preserve">"worst </w:t>
        </w:r>
        <w:proofErr w:type="spellStart"/>
        <w:r w:rsidRPr="00FB2D8D">
          <w:rPr>
            <w:lang w:val="en-US"/>
          </w:rPr>
          <w:t>mRS</w:t>
        </w:r>
        <w:proofErr w:type="spellEnd"/>
        <w:r w:rsidRPr="00FB2D8D">
          <w:rPr>
            <w:lang w:val="en-US"/>
          </w:rPr>
          <w:t xml:space="preserve"> in the acute phase" and "</w:t>
        </w:r>
        <w:proofErr w:type="spellStart"/>
        <w:r w:rsidRPr="00FB2D8D">
          <w:rPr>
            <w:lang w:val="en-US"/>
          </w:rPr>
          <w:t>mRS</w:t>
        </w:r>
        <w:proofErr w:type="spellEnd"/>
        <w:r w:rsidRPr="00FB2D8D">
          <w:rPr>
            <w:lang w:val="en-US"/>
          </w:rPr>
          <w:t xml:space="preserve">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proofErr w:type="spellStart"/>
        <w:r>
          <w:rPr>
            <w:lang w:val="en-US"/>
          </w:rPr>
          <w:t>mRS</w:t>
        </w:r>
        <w:proofErr w:type="spellEnd"/>
        <w:r>
          <w:rPr>
            <w:lang w:val="en-US"/>
          </w:rPr>
          <w:t xml:space="preserve"> were not provided, evaluate the patient’s </w:t>
        </w:r>
        <w:r w:rsidRPr="00FB2D8D">
          <w:rPr>
            <w:lang w:val="en-US"/>
          </w:rPr>
          <w:t xml:space="preserve">"worst </w:t>
        </w:r>
        <w:proofErr w:type="spellStart"/>
        <w:r w:rsidRPr="00FB2D8D">
          <w:rPr>
            <w:lang w:val="en-US"/>
          </w:rPr>
          <w:t>mRS</w:t>
        </w:r>
        <w:proofErr w:type="spellEnd"/>
        <w:r w:rsidRPr="00FB2D8D">
          <w:rPr>
            <w:lang w:val="en-US"/>
          </w:rPr>
          <w:t xml:space="preserve"> in the acute phase" and "</w:t>
        </w:r>
        <w:proofErr w:type="spellStart"/>
        <w:r w:rsidRPr="00FB2D8D">
          <w:rPr>
            <w:lang w:val="en-US"/>
          </w:rPr>
          <w:t>mRS</w:t>
        </w:r>
        <w:proofErr w:type="spellEnd"/>
        <w:r w:rsidRPr="00FB2D8D">
          <w:rPr>
            <w:lang w:val="en-US"/>
          </w:rPr>
          <w:t xml:space="preserve"> at last follow-up"</w:t>
        </w:r>
        <w:r>
          <w:rPr>
            <w:lang w:val="en-US"/>
          </w:rPr>
          <w:t xml:space="preserve"> using</w:t>
        </w:r>
        <w:r w:rsidRPr="00FB2D8D">
          <w:rPr>
            <w:lang w:val="en-US"/>
          </w:rPr>
          <w:t xml:space="preserve"> the modified Rankin Scale (</w:t>
        </w:r>
        <w:proofErr w:type="spellStart"/>
        <w:r w:rsidRPr="00FB2D8D">
          <w:rPr>
            <w:lang w:val="en-US"/>
          </w:rPr>
          <w:t>mRS</w:t>
        </w:r>
        <w:proofErr w:type="spellEnd"/>
        <w:r w:rsidRPr="00FB2D8D">
          <w:rPr>
            <w:lang w:val="en-US"/>
          </w:rPr>
          <w:t>) scoring guides as follows:</w:t>
        </w:r>
      </w:ins>
    </w:p>
    <w:p w14:paraId="04794C49" w14:textId="77777777" w:rsidR="00743F1F" w:rsidRPr="00417B72" w:rsidRDefault="00743F1F" w:rsidP="00743F1F">
      <w:pPr>
        <w:rPr>
          <w:ins w:id="37" w:author="雅卉 蒋" w:date="2025-08-18T16:34:00Z"/>
          <w:lang w:val="en-US"/>
        </w:rPr>
      </w:pPr>
      <w:ins w:id="38"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39" w:author="雅卉 蒋" w:date="2025-08-18T16:34:00Z"/>
          <w:lang w:val="en-US"/>
        </w:rPr>
      </w:pPr>
      <w:ins w:id="40" w:author="雅卉 蒋" w:date="2025-08-18T16:34:00Z">
        <w:r w:rsidRPr="00FB2D8D">
          <w:rPr>
            <w:lang w:val="en-US"/>
          </w:rPr>
          <w:t>Score - Description - Comments</w:t>
        </w:r>
      </w:ins>
    </w:p>
    <w:p w14:paraId="395C8AEC" w14:textId="77777777" w:rsidR="00743F1F" w:rsidRPr="00FB2D8D" w:rsidRDefault="00743F1F" w:rsidP="00743F1F">
      <w:pPr>
        <w:rPr>
          <w:ins w:id="41" w:author="雅卉 蒋" w:date="2025-08-18T16:34:00Z"/>
          <w:lang w:val="en-US"/>
        </w:rPr>
      </w:pPr>
      <w:ins w:id="42" w:author="雅卉 蒋" w:date="2025-08-18T16:34:00Z">
        <w:r w:rsidRPr="00FB2D8D">
          <w:rPr>
            <w:lang w:val="en-US"/>
          </w:rPr>
          <w:t>0 - No symptoms</w:t>
        </w:r>
      </w:ins>
    </w:p>
    <w:p w14:paraId="2E4A4CC3" w14:textId="77777777" w:rsidR="00743F1F" w:rsidRPr="00FB2D8D" w:rsidRDefault="00743F1F" w:rsidP="00743F1F">
      <w:pPr>
        <w:rPr>
          <w:ins w:id="43" w:author="雅卉 蒋" w:date="2025-08-18T16:34:00Z"/>
          <w:lang w:val="en-US"/>
        </w:rPr>
      </w:pPr>
      <w:ins w:id="44" w:author="雅卉 蒋" w:date="2025-08-18T16:34:00Z">
        <w:r w:rsidRPr="00FB2D8D">
          <w:rPr>
            <w:lang w:val="en-US"/>
          </w:rPr>
          <w:t xml:space="preserve">1 - </w:t>
        </w:r>
        <w:proofErr w:type="gramStart"/>
        <w:r w:rsidRPr="00FB2D8D">
          <w:rPr>
            <w:lang w:val="en-US"/>
          </w:rPr>
          <w:t>Non-disabling</w:t>
        </w:r>
        <w:proofErr w:type="gramEnd"/>
        <w:r w:rsidRPr="00FB2D8D">
          <w:rPr>
            <w:lang w:val="en-US"/>
          </w:rPr>
          <w:t xml:space="preserve">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45" w:author="雅卉 蒋" w:date="2025-08-18T16:34:00Z"/>
          <w:lang w:val="en-US"/>
        </w:rPr>
      </w:pPr>
      <w:ins w:id="46"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47" w:author="雅卉 蒋" w:date="2025-08-18T16:34:00Z"/>
          <w:lang w:val="en-US"/>
        </w:rPr>
      </w:pPr>
      <w:ins w:id="48" w:author="雅卉 蒋" w:date="2025-08-18T16:34:00Z">
        <w:r w:rsidRPr="00FB2D8D">
          <w:rPr>
            <w:lang w:val="en-US"/>
          </w:rPr>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49" w:author="雅卉 蒋" w:date="2025-08-18T16:34:00Z"/>
          <w:lang w:val="en-US"/>
        </w:rPr>
      </w:pPr>
      <w:ins w:id="50"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51" w:author="雅卉 蒋" w:date="2025-08-18T16:34:00Z"/>
          <w:lang w:val="en-US"/>
        </w:rPr>
      </w:pPr>
      <w:ins w:id="52" w:author="雅卉 蒋" w:date="2025-08-18T16:34:00Z">
        <w:r w:rsidRPr="00FB2D8D">
          <w:rPr>
            <w:lang w:val="en-US"/>
          </w:rPr>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53" w:author="雅卉 蒋" w:date="2025-08-18T16:34:00Z"/>
          <w:lang w:val="en-US"/>
        </w:rPr>
      </w:pPr>
      <w:ins w:id="54"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55" w:author="雅卉 蒋" w:date="2025-08-18T16:34:00Z"/>
          <w:lang w:val="en-US"/>
        </w:rPr>
      </w:pPr>
      <w:ins w:id="56"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57" w:author="雅卉 蒋" w:date="2025-08-18T16:34:00Z"/>
          <w:lang w:val="en-US"/>
        </w:rPr>
      </w:pPr>
      <w:ins w:id="58" w:author="雅卉 蒋" w:date="2025-08-18T16:34:00Z">
        <w:r w:rsidRPr="00600698">
          <w:rPr>
            <w:lang w:val="en-US"/>
          </w:rPr>
          <w:t>0 - no symptoms</w:t>
        </w:r>
      </w:ins>
    </w:p>
    <w:p w14:paraId="716EA271" w14:textId="77777777" w:rsidR="00743F1F" w:rsidRPr="00600698" w:rsidRDefault="00743F1F" w:rsidP="00743F1F">
      <w:pPr>
        <w:rPr>
          <w:ins w:id="59" w:author="雅卉 蒋" w:date="2025-08-18T16:34:00Z"/>
          <w:lang w:val="en-US"/>
        </w:rPr>
      </w:pPr>
      <w:ins w:id="60"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61" w:author="雅卉 蒋" w:date="2025-08-18T16:34:00Z"/>
          <w:lang w:val="en-US"/>
        </w:rPr>
      </w:pPr>
      <w:ins w:id="62"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63" w:author="雅卉 蒋" w:date="2025-08-18T16:34:00Z"/>
          <w:lang w:val="en-US"/>
        </w:rPr>
      </w:pPr>
      <w:ins w:id="64" w:author="雅卉 蒋" w:date="2025-08-18T16:34:00Z">
        <w:r w:rsidRPr="00600698">
          <w:rPr>
            <w:lang w:val="en-US"/>
          </w:rPr>
          <w:t>3 - moderate disability, the patient requires assistance with some activities; able to walk without another person’s help</w:t>
        </w:r>
      </w:ins>
    </w:p>
    <w:p w14:paraId="617F4D36" w14:textId="77777777" w:rsidR="00743F1F" w:rsidRPr="00600698" w:rsidRDefault="00743F1F" w:rsidP="00743F1F">
      <w:pPr>
        <w:rPr>
          <w:ins w:id="65" w:author="雅卉 蒋" w:date="2025-08-18T16:34:00Z"/>
          <w:lang w:val="en-US"/>
        </w:rPr>
      </w:pPr>
      <w:ins w:id="66" w:author="雅卉 蒋" w:date="2025-08-18T16:34:00Z">
        <w:r w:rsidRPr="00600698">
          <w:rPr>
            <w:lang w:val="en-US"/>
          </w:rPr>
          <w:t>4 - unable to walk and attend to bodily needs without assistance</w:t>
        </w:r>
      </w:ins>
    </w:p>
    <w:p w14:paraId="6BC20DF9" w14:textId="77777777" w:rsidR="00743F1F" w:rsidRPr="00600698" w:rsidRDefault="00743F1F" w:rsidP="00743F1F">
      <w:pPr>
        <w:rPr>
          <w:ins w:id="67" w:author="雅卉 蒋" w:date="2025-08-18T16:34:00Z"/>
          <w:lang w:val="en-US"/>
        </w:rPr>
      </w:pPr>
      <w:ins w:id="68"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69" w:author="雅卉 蒋" w:date="2025-08-18T16:34:00Z"/>
          <w:lang w:val="en-US"/>
        </w:rPr>
      </w:pPr>
      <w:ins w:id="70" w:author="雅卉 蒋" w:date="2025-08-18T16:34:00Z">
        <w:r w:rsidRPr="00600698">
          <w:rPr>
            <w:lang w:val="en-US"/>
          </w:rPr>
          <w:t>6 - dead</w:t>
        </w:r>
      </w:ins>
    </w:p>
    <w:p w14:paraId="0190E034" w14:textId="77777777" w:rsidR="00743F1F" w:rsidRPr="00600698" w:rsidRDefault="00743F1F" w:rsidP="00743F1F">
      <w:pPr>
        <w:rPr>
          <w:ins w:id="71" w:author="雅卉 蒋" w:date="2025-08-18T16:34:00Z"/>
          <w:lang w:val="en-US"/>
        </w:rPr>
      </w:pPr>
      <w:ins w:id="72"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73" w:author="雅卉 蒋" w:date="2025-08-18T16:34:00Z"/>
          <w:lang w:val="en-US"/>
        </w:rPr>
      </w:pPr>
      <w:ins w:id="74" w:author="雅卉 蒋" w:date="2025-08-18T16:34:00Z">
        <w:r w:rsidRPr="00600698">
          <w:rPr>
            <w:lang w:val="en-US"/>
          </w:rPr>
          <w:t>0 - No symptoms at all</w:t>
        </w:r>
      </w:ins>
    </w:p>
    <w:p w14:paraId="4CCAE909" w14:textId="77777777" w:rsidR="00743F1F" w:rsidRPr="00600698" w:rsidRDefault="00743F1F" w:rsidP="00743F1F">
      <w:pPr>
        <w:rPr>
          <w:ins w:id="75" w:author="雅卉 蒋" w:date="2025-08-18T16:34:00Z"/>
          <w:lang w:val="en-US"/>
        </w:rPr>
      </w:pPr>
      <w:ins w:id="76" w:author="雅卉 蒋" w:date="2025-08-18T16:34:00Z">
        <w:r w:rsidRPr="00600698">
          <w:rPr>
            <w:lang w:val="en-US"/>
          </w:rPr>
          <w:lastRenderedPageBreak/>
          <w:t xml:space="preserve">1 - No significant disabilities despite symptoms in clinical examination; </w:t>
        </w:r>
        <w:proofErr w:type="gramStart"/>
        <w:r w:rsidRPr="00600698">
          <w:rPr>
            <w:lang w:val="en-US"/>
          </w:rPr>
          <w:t>age appropriate</w:t>
        </w:r>
        <w:proofErr w:type="gramEnd"/>
        <w:r w:rsidRPr="00600698">
          <w:rPr>
            <w:lang w:val="en-US"/>
          </w:rPr>
          <w:t xml:space="preserve"> </w:t>
        </w:r>
        <w:proofErr w:type="spellStart"/>
        <w:r w:rsidRPr="00600698">
          <w:rPr>
            <w:lang w:val="en-US"/>
          </w:rPr>
          <w:t>behaviour</w:t>
        </w:r>
        <w:proofErr w:type="spellEnd"/>
        <w:r w:rsidRPr="00600698">
          <w:rPr>
            <w:lang w:val="en-US"/>
          </w:rPr>
          <w:t xml:space="preserve"> and further development</w:t>
        </w:r>
      </w:ins>
    </w:p>
    <w:p w14:paraId="1F5AE423" w14:textId="77777777" w:rsidR="00743F1F" w:rsidRPr="00600698" w:rsidRDefault="00743F1F" w:rsidP="00743F1F">
      <w:pPr>
        <w:rPr>
          <w:ins w:id="77" w:author="雅卉 蒋" w:date="2025-08-18T16:34:00Z"/>
          <w:lang w:val="en-US"/>
        </w:rPr>
      </w:pPr>
      <w:ins w:id="78"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79" w:author="雅卉 蒋" w:date="2025-08-18T16:34:00Z"/>
          <w:lang w:val="en-US"/>
        </w:rPr>
      </w:pPr>
      <w:ins w:id="80" w:author="雅卉 蒋" w:date="2025-08-18T16:34:00Z">
        <w:r w:rsidRPr="00600698">
          <w:rPr>
            <w:lang w:val="en-US"/>
          </w:rPr>
          <w:t>3 - Moderate disability; requiring some help, but able to walk without assistance; in younger</w:t>
        </w:r>
        <w:r>
          <w:rPr>
            <w:lang w:val="en-US"/>
          </w:rPr>
          <w:t xml:space="preserve"> </w:t>
        </w:r>
        <w:proofErr w:type="gramStart"/>
        <w:r w:rsidRPr="00600698">
          <w:rPr>
            <w:lang w:val="en-US"/>
          </w:rPr>
          <w:t>patients</w:t>
        </w:r>
        <w:proofErr w:type="gramEnd"/>
        <w:r w:rsidRPr="00600698">
          <w:rPr>
            <w:lang w:val="en-US"/>
          </w:rPr>
          <w:t xml:space="preserve"> adequate motor development despite mild functional impairment (reduction of one level on the gross motor function scale)</w:t>
        </w:r>
      </w:ins>
    </w:p>
    <w:p w14:paraId="71BFBA3E" w14:textId="77777777" w:rsidR="00743F1F" w:rsidRPr="00600698" w:rsidRDefault="00743F1F" w:rsidP="00743F1F">
      <w:pPr>
        <w:rPr>
          <w:ins w:id="81" w:author="雅卉 蒋" w:date="2025-08-18T16:34:00Z"/>
          <w:lang w:val="en-US"/>
        </w:rPr>
      </w:pPr>
      <w:ins w:id="82" w:author="雅卉 蒋" w:date="2025-08-18T16:34:00Z">
        <w:r w:rsidRPr="00600698">
          <w:rPr>
            <w:lang w:val="en-US"/>
          </w:rPr>
          <w:t xml:space="preserve">4 - Moderately severe disability; unable to walk without assistance; in younger </w:t>
        </w:r>
        <w:proofErr w:type="gramStart"/>
        <w:r w:rsidRPr="00600698">
          <w:rPr>
            <w:lang w:val="en-US"/>
          </w:rPr>
          <w:t>patients</w:t>
        </w:r>
        <w:proofErr w:type="gramEnd"/>
        <w:r w:rsidRPr="00600698">
          <w:rPr>
            <w:lang w:val="en-US"/>
          </w:rPr>
          <w:t xml:space="preserve"> reduction of at least 2 levels on the gross motor function scale</w:t>
        </w:r>
      </w:ins>
    </w:p>
    <w:p w14:paraId="6358D1A2" w14:textId="77777777" w:rsidR="00743F1F" w:rsidRPr="00600698" w:rsidRDefault="00743F1F" w:rsidP="00743F1F">
      <w:pPr>
        <w:rPr>
          <w:ins w:id="83" w:author="雅卉 蒋" w:date="2025-08-18T16:34:00Z"/>
          <w:lang w:val="en-US"/>
        </w:rPr>
      </w:pPr>
      <w:ins w:id="84"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85" w:author="雅卉 蒋" w:date="2025-08-18T16:34:00Z"/>
          <w:lang w:val="en-US"/>
        </w:rPr>
      </w:pPr>
      <w:ins w:id="86"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87" w:author="雅卉 蒋" w:date="2025-08-18T16:34:00Z"/>
          <w:lang w:val="en-US"/>
        </w:rPr>
      </w:pPr>
      <w:ins w:id="88"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89" w:author="雅卉 蒋" w:date="2025-08-18T16:34:00Z"/>
          <w:lang w:val="en-US"/>
        </w:rPr>
      </w:pPr>
      <w:ins w:id="90" w:author="雅卉 蒋" w:date="2025-08-18T16:34:00Z">
        <w:r w:rsidRPr="00600698">
          <w:rPr>
            <w:lang w:val="en-US"/>
          </w:rPr>
          <w:t>6 - dead</w:t>
        </w:r>
      </w:ins>
    </w:p>
    <w:p w14:paraId="040D86DD" w14:textId="4A7B8F79" w:rsidR="00FB2754" w:rsidRPr="00F368F6" w:rsidDel="00000DD2" w:rsidRDefault="00FB2754" w:rsidP="00F368F6">
      <w:pPr>
        <w:rPr>
          <w:del w:id="91"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92" w:author="雅卉 蒋" w:date="2025-08-15T10:42:00Z">
        <w:r w:rsidRPr="00F368F6" w:rsidDel="007F00D0">
          <w:rPr>
            <w:lang w:val="en-US"/>
          </w:rPr>
          <w:delText>ir</w:delText>
        </w:r>
      </w:del>
      <w:r w:rsidRPr="00F368F6">
        <w:rPr>
          <w:lang w:val="en-US"/>
        </w:rPr>
        <w:t xml:space="preserve"> following features</w:t>
      </w:r>
      <w:ins w:id="93"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94" w:author="Michael Eyre" w:date="2025-08-14T15:29:00Z">
        <w:r w:rsidR="00551E28">
          <w:rPr>
            <w:lang w:val="en-US"/>
          </w:rPr>
          <w:t xml:space="preserve">. </w:t>
        </w:r>
      </w:ins>
      <w:ins w:id="95" w:author="Michael Eyre" w:date="2025-08-14T18:16:00Z">
        <w:del w:id="96" w:author="雅卉 蒋" w:date="2025-08-17T21:01:00Z">
          <w:r w:rsidR="00C450C0" w:rsidDel="00FB2754">
            <w:rPr>
              <w:lang w:val="en-US"/>
            </w:rPr>
            <w:delText>Score</w:delText>
          </w:r>
        </w:del>
      </w:ins>
      <w:ins w:id="97" w:author="Michael Eyre" w:date="2025-08-14T15:41:00Z">
        <w:del w:id="98" w:author="雅卉 蒋" w:date="2025-08-17T21:01:00Z">
          <w:r w:rsidR="00ED5CB1" w:rsidDel="00FB2754">
            <w:rPr>
              <w:lang w:val="en-US"/>
            </w:rPr>
            <w:delText xml:space="preserve"> c</w:delText>
          </w:r>
        </w:del>
      </w:ins>
      <w:ins w:id="99" w:author="Michael Eyre" w:date="2025-08-14T15:29:00Z">
        <w:del w:id="100" w:author="雅卉 蒋" w:date="2025-08-17T21:01:00Z">
          <w:r w:rsidR="00551E28" w:rsidDel="00FB2754">
            <w:rPr>
              <w:lang w:val="en-US"/>
            </w:rPr>
            <w:delText>linical and treatment</w:delText>
          </w:r>
        </w:del>
      </w:ins>
      <w:ins w:id="101" w:author="Michael Eyre" w:date="2025-08-14T15:31:00Z">
        <w:del w:id="102" w:author="雅卉 蒋" w:date="2025-08-17T21:01:00Z">
          <w:r w:rsidR="00551E28" w:rsidDel="00FB2754">
            <w:rPr>
              <w:lang w:val="en-US"/>
            </w:rPr>
            <w:delText xml:space="preserve"> features</w:delText>
          </w:r>
        </w:del>
      </w:ins>
      <w:ins w:id="103" w:author="Michael Eyre" w:date="2025-08-14T15:29:00Z">
        <w:del w:id="104" w:author="雅卉 蒋" w:date="2025-08-17T21:01:00Z">
          <w:r w:rsidR="00551E28" w:rsidDel="00FB2754">
            <w:rPr>
              <w:lang w:val="en-US"/>
            </w:rPr>
            <w:delText xml:space="preserve"> </w:delText>
          </w:r>
        </w:del>
      </w:ins>
      <w:ins w:id="105" w:author="Michael Eyre" w:date="2025-08-14T18:18:00Z">
        <w:del w:id="106" w:author="雅卉 蒋" w:date="2025-08-17T21:01:00Z">
          <w:r w:rsidR="00C450C0" w:rsidDel="00FB2754">
            <w:rPr>
              <w:lang w:val="en-US"/>
            </w:rPr>
            <w:delText xml:space="preserve">as Yes </w:delText>
          </w:r>
        </w:del>
      </w:ins>
      <w:ins w:id="107" w:author="Michael Eyre" w:date="2025-08-14T18:16:00Z">
        <w:del w:id="108" w:author="雅卉 蒋" w:date="2025-08-17T21:01:00Z">
          <w:r w:rsidR="00C450C0" w:rsidDel="00FB2754">
            <w:rPr>
              <w:lang w:val="en-US"/>
            </w:rPr>
            <w:delText>if they occurred at any time during</w:delText>
          </w:r>
        </w:del>
      </w:ins>
      <w:ins w:id="109" w:author="Michael Eyre" w:date="2025-08-14T15:29:00Z">
        <w:del w:id="110" w:author="雅卉 蒋" w:date="2025-08-17T21:01:00Z">
          <w:r w:rsidR="00551E28" w:rsidDel="00FB2754">
            <w:rPr>
              <w:lang w:val="en-US"/>
            </w:rPr>
            <w:delText xml:space="preserve"> the </w:delText>
          </w:r>
        </w:del>
      </w:ins>
      <w:ins w:id="111" w:author="Michael Eyre" w:date="2025-08-14T18:16:00Z">
        <w:del w:id="112" w:author="雅卉 蒋" w:date="2025-08-17T21:01:00Z">
          <w:r w:rsidR="00C450C0" w:rsidDel="00FB2754">
            <w:rPr>
              <w:lang w:val="en-US"/>
            </w:rPr>
            <w:delText>first</w:delText>
          </w:r>
        </w:del>
      </w:ins>
      <w:ins w:id="113" w:author="Michael Eyre" w:date="2025-08-14T15:29:00Z">
        <w:del w:id="114" w:author="雅卉 蒋" w:date="2025-08-17T21:01:00Z">
          <w:r w:rsidR="00551E28" w:rsidDel="00FB2754">
            <w:rPr>
              <w:lang w:val="en-US"/>
            </w:rPr>
            <w:delText xml:space="preserve"> disease event (first </w:delText>
          </w:r>
        </w:del>
      </w:ins>
      <w:ins w:id="115" w:author="Michael Eyre" w:date="2025-08-14T18:16:00Z">
        <w:del w:id="116" w:author="雅卉 蒋" w:date="2025-08-17T21:01:00Z">
          <w:r w:rsidR="00C450C0" w:rsidDel="00FB2754">
            <w:rPr>
              <w:lang w:val="en-US"/>
            </w:rPr>
            <w:delText xml:space="preserve">clinical </w:delText>
          </w:r>
        </w:del>
      </w:ins>
      <w:ins w:id="117" w:author="Michael Eyre" w:date="2025-08-14T15:29:00Z">
        <w:del w:id="118" w:author="雅卉 蒋" w:date="2025-08-17T21:01:00Z">
          <w:r w:rsidR="00551E28" w:rsidDel="00FB2754">
            <w:rPr>
              <w:lang w:val="en-US"/>
            </w:rPr>
            <w:delText xml:space="preserve">episode of NMDARE), </w:delText>
          </w:r>
        </w:del>
      </w:ins>
      <w:ins w:id="119" w:author="Michael Eyre" w:date="2025-08-14T18:17:00Z">
        <w:del w:id="120" w:author="雅卉 蒋" w:date="2025-08-17T21:01:00Z">
          <w:r w:rsidR="00C450C0" w:rsidDel="00FB2754">
            <w:rPr>
              <w:lang w:val="en-US"/>
            </w:rPr>
            <w:delText>disregarding</w:delText>
          </w:r>
        </w:del>
      </w:ins>
      <w:ins w:id="121" w:author="Michael Eyre" w:date="2025-08-14T15:29:00Z">
        <w:del w:id="122" w:author="雅卉 蒋" w:date="2025-08-17T21:01:00Z">
          <w:r w:rsidR="00551E28" w:rsidDel="00FB2754">
            <w:rPr>
              <w:lang w:val="en-US"/>
            </w:rPr>
            <w:delText xml:space="preserve"> any subs</w:delText>
          </w:r>
        </w:del>
      </w:ins>
      <w:ins w:id="123" w:author="Michael Eyre" w:date="2025-08-14T15:30:00Z">
        <w:del w:id="124" w:author="雅卉 蒋" w:date="2025-08-17T21:01:00Z">
          <w:r w:rsidR="00551E28" w:rsidDel="00FB2754">
            <w:rPr>
              <w:lang w:val="en-US"/>
            </w:rPr>
            <w:delText>equent relapses</w:delText>
          </w:r>
        </w:del>
      </w:ins>
      <w:ins w:id="125" w:author="Michael Eyre" w:date="2025-08-14T18:18:00Z">
        <w:del w:id="126" w:author="雅卉 蒋" w:date="2025-08-15T10:56:00Z">
          <w:r w:rsidR="00C450C0" w:rsidDel="006B6046">
            <w:rPr>
              <w:lang w:val="en-US"/>
            </w:rPr>
            <w:delText>; h</w:delText>
          </w:r>
        </w:del>
      </w:ins>
      <w:ins w:id="127" w:author="Michael Eyre" w:date="2025-08-14T18:12:00Z">
        <w:del w:id="128" w:author="雅卉 蒋" w:date="2025-08-17T21:01:00Z">
          <w:r w:rsidR="00C450C0" w:rsidDel="00FB2754">
            <w:rPr>
              <w:lang w:val="en-US"/>
            </w:rPr>
            <w:delText>owever M</w:delText>
          </w:r>
        </w:del>
      </w:ins>
      <w:ins w:id="129" w:author="Michael Eyre" w:date="2025-08-14T15:30:00Z">
        <w:del w:id="130"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31" w:author="雅卉 蒋" w:date="2025-08-17T21:01:00Z">
        <w:r w:rsidRPr="00F368F6" w:rsidDel="00FB2754">
          <w:rPr>
            <w:lang w:val="en-US"/>
          </w:rPr>
          <w:delText>:</w:delText>
        </w:r>
      </w:del>
      <w:ins w:id="132" w:author="Michael Eyre" w:date="2025-08-14T15:30:00Z">
        <w:del w:id="133"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34"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presence of speech dysfunction (</w:t>
      </w:r>
      <w:proofErr w:type="gramStart"/>
      <w:ins w:id="135" w:author="Michael Eyre" w:date="2025-08-14T15:07:00Z">
        <w:r w:rsidR="0073011A">
          <w:rPr>
            <w:lang w:val="en-US"/>
          </w:rPr>
          <w:t>e.g.</w:t>
        </w:r>
        <w:proofErr w:type="gramEnd"/>
        <w:r w:rsidR="0073011A">
          <w:rPr>
            <w:lang w:val="en-US"/>
          </w:rPr>
          <w:t xml:space="preserve">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presence of movement disorder</w:t>
      </w:r>
      <w:del w:id="136" w:author="雅卉 蒋" w:date="2025-08-15T10:57:00Z">
        <w:r w:rsidRPr="00F368F6" w:rsidDel="006B6046">
          <w:rPr>
            <w:lang w:val="en-US"/>
          </w:rPr>
          <w:delText xml:space="preserve">, </w:delText>
        </w:r>
      </w:del>
      <w:ins w:id="137" w:author="雅卉 蒋" w:date="2025-08-15T10:57:00Z">
        <w:r w:rsidR="006B6046">
          <w:rPr>
            <w:lang w:val="en-US"/>
          </w:rPr>
          <w:t xml:space="preserve"> (</w:t>
        </w:r>
      </w:ins>
      <w:proofErr w:type="gramStart"/>
      <w:ins w:id="138" w:author="Michael Eyre" w:date="2025-08-14T15:07:00Z">
        <w:r w:rsidR="0073011A">
          <w:rPr>
            <w:lang w:val="en-US"/>
          </w:rPr>
          <w:t>e.g.</w:t>
        </w:r>
        <w:proofErr w:type="gramEnd"/>
        <w:r w:rsidR="0073011A">
          <w:rPr>
            <w:lang w:val="en-US"/>
          </w:rPr>
          <w:t xml:space="preserve"> </w:t>
        </w:r>
      </w:ins>
      <w:r w:rsidRPr="00F368F6">
        <w:rPr>
          <w:lang w:val="en-US"/>
        </w:rPr>
        <w:t>dyskinesias, or rigidity/abnormal postures</w:t>
      </w:r>
      <w:ins w:id="139"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presence of autonomic dysfunction or central hypoventilation</w:t>
      </w:r>
    </w:p>
    <w:p w14:paraId="3F31610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presence of abnormal (psychiatric) </w:t>
      </w:r>
      <w:proofErr w:type="spellStart"/>
      <w:r w:rsidRPr="00F368F6">
        <w:rPr>
          <w:lang w:val="en-US"/>
        </w:rPr>
        <w:t>behaviour</w:t>
      </w:r>
      <w:proofErr w:type="spellEnd"/>
      <w:r w:rsidRPr="00F368F6">
        <w:rPr>
          <w:lang w:val="en-US"/>
        </w:rPr>
        <w:t xml:space="preserve">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40"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xml:space="preserve">: worst </w:t>
      </w:r>
      <w:proofErr w:type="spellStart"/>
      <w:r w:rsidRPr="00F368F6">
        <w:rPr>
          <w:lang w:val="en-US"/>
        </w:rPr>
        <w:t>mRS</w:t>
      </w:r>
      <w:proofErr w:type="spellEnd"/>
      <w:ins w:id="141" w:author="雅卉 蒋" w:date="2025-08-15T11:00:00Z">
        <w:r w:rsidR="006B6046">
          <w:rPr>
            <w:lang w:val="en-US"/>
          </w:rPr>
          <w:t xml:space="preserve"> </w:t>
        </w:r>
      </w:ins>
      <w:ins w:id="142" w:author="雅卉 蒋" w:date="2025-08-15T11:01:00Z">
        <w:r w:rsidR="006B6046">
          <w:rPr>
            <w:lang w:val="en-US"/>
          </w:rPr>
          <w:t>(</w:t>
        </w:r>
        <w:r w:rsidR="006B6046" w:rsidRPr="008D1F6C">
          <w:rPr>
            <w:rStyle w:val="Strong"/>
            <w:b w:val="0"/>
            <w:bCs w:val="0"/>
            <w:color w:val="000000"/>
          </w:rPr>
          <w:t>modified Rankin Scale</w:t>
        </w:r>
      </w:ins>
      <w:ins w:id="143" w:author="雅卉 蒋" w:date="2025-08-15T11:08:00Z">
        <w:r w:rsidR="004B7C19">
          <w:rPr>
            <w:rStyle w:val="Strong"/>
            <w:b w:val="0"/>
            <w:bCs w:val="0"/>
            <w:color w:val="000000"/>
            <w:lang w:val="en-US"/>
          </w:rPr>
          <w:t xml:space="preserve"> (</w:t>
        </w:r>
      </w:ins>
      <w:ins w:id="144" w:author="雅卉 蒋" w:date="2025-08-17T17:00:00Z">
        <w:r w:rsidR="00CD66D8">
          <w:rPr>
            <w:rStyle w:val="Strong"/>
            <w:b w:val="0"/>
            <w:bCs w:val="0"/>
            <w:color w:val="000000"/>
            <w:lang w:val="en-US"/>
          </w:rPr>
          <w:t xml:space="preserve">integer score </w:t>
        </w:r>
      </w:ins>
      <w:ins w:id="145" w:author="雅卉 蒋" w:date="2025-08-17T16:52:00Z">
        <w:r w:rsidR="00E90753">
          <w:rPr>
            <w:rStyle w:val="Strong"/>
            <w:b w:val="0"/>
            <w:bCs w:val="0"/>
            <w:color w:val="000000"/>
            <w:lang w:val="en-US"/>
          </w:rPr>
          <w:t xml:space="preserve">ranging from </w:t>
        </w:r>
      </w:ins>
      <w:ins w:id="146" w:author="雅卉 蒋" w:date="2025-08-15T11:08:00Z">
        <w:r w:rsidR="004B7C19">
          <w:rPr>
            <w:rStyle w:val="Strong"/>
            <w:b w:val="0"/>
            <w:bCs w:val="0"/>
            <w:color w:val="000000"/>
            <w:lang w:val="en-US"/>
          </w:rPr>
          <w:t>0</w:t>
        </w:r>
      </w:ins>
      <w:ins w:id="147" w:author="雅卉 蒋" w:date="2025-08-17T16:52:00Z">
        <w:r w:rsidR="00E90753">
          <w:rPr>
            <w:rStyle w:val="Strong"/>
            <w:b w:val="0"/>
            <w:bCs w:val="0"/>
            <w:color w:val="000000"/>
            <w:lang w:val="en-US"/>
          </w:rPr>
          <w:t xml:space="preserve"> (no symptoms) to </w:t>
        </w:r>
      </w:ins>
      <w:ins w:id="148" w:author="雅卉 蒋" w:date="2025-08-15T11:08:00Z">
        <w:r w:rsidR="004B7C19">
          <w:rPr>
            <w:rStyle w:val="Strong"/>
            <w:b w:val="0"/>
            <w:bCs w:val="0"/>
            <w:color w:val="000000"/>
            <w:lang w:val="en-US"/>
          </w:rPr>
          <w:t>6</w:t>
        </w:r>
      </w:ins>
      <w:ins w:id="149" w:author="雅卉 蒋" w:date="2025-08-17T16:52:00Z">
        <w:r w:rsidR="00E90753">
          <w:rPr>
            <w:rStyle w:val="Strong"/>
            <w:b w:val="0"/>
            <w:bCs w:val="0"/>
            <w:color w:val="000000"/>
            <w:lang w:val="en-US"/>
          </w:rPr>
          <w:t xml:space="preserve"> (dead)</w:t>
        </w:r>
      </w:ins>
      <w:ins w:id="150" w:author="雅卉 蒋" w:date="2025-08-15T11:08:00Z">
        <w:r w:rsidR="004B7C19">
          <w:rPr>
            <w:rStyle w:val="Strong"/>
            <w:b w:val="0"/>
            <w:bCs w:val="0"/>
            <w:color w:val="000000"/>
            <w:lang w:val="en-US"/>
          </w:rPr>
          <w:t>)</w:t>
        </w:r>
      </w:ins>
      <w:ins w:id="151"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52"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presence of focal or diffuse slow or </w:t>
      </w:r>
      <w:proofErr w:type="spellStart"/>
      <w:r w:rsidRPr="00F368F6">
        <w:rPr>
          <w:lang w:val="en-US"/>
        </w:rPr>
        <w:t>disorganised</w:t>
      </w:r>
      <w:proofErr w:type="spellEnd"/>
      <w:r w:rsidRPr="00F368F6">
        <w:rPr>
          <w:lang w:val="en-US"/>
        </w:rPr>
        <w:t xml:space="preserve"> activity in EEG</w:t>
      </w:r>
      <w:ins w:id="153" w:author="雅卉 蒋" w:date="2025-08-15T11:03:00Z">
        <w:r w:rsidR="004B7C19">
          <w:rPr>
            <w:lang w:val="en-US"/>
          </w:rPr>
          <w:t xml:space="preserve"> (E</w:t>
        </w:r>
        <w:r w:rsidR="004B7C19">
          <w:rPr>
            <w:rFonts w:hint="eastAsia"/>
            <w:lang w:val="en-US"/>
          </w:rPr>
          <w:t>le</w:t>
        </w:r>
      </w:ins>
      <w:ins w:id="154" w:author="雅卉 蒋" w:date="2025-08-15T11:04:00Z">
        <w:r w:rsidR="004B7C19">
          <w:rPr>
            <w:lang w:val="en-US"/>
          </w:rPr>
          <w:t>ctroencephalography</w:t>
        </w:r>
      </w:ins>
      <w:ins w:id="155" w:author="雅卉 蒋" w:date="2025-08-15T11:03:00Z">
        <w:r w:rsidR="004B7C19">
          <w:rPr>
            <w:lang w:val="en-US"/>
          </w:rPr>
          <w:t>)</w:t>
        </w:r>
      </w:ins>
      <w:del w:id="156" w:author="Michael Eyre" w:date="2025-08-14T18:16:00Z">
        <w:r w:rsidRPr="00F368F6" w:rsidDel="00C450C0">
          <w:rPr>
            <w:lang w:val="en-US"/>
          </w:rPr>
          <w:delText xml:space="preserve"> (</w:delText>
        </w:r>
      </w:del>
      <w:del w:id="157" w:author="Michael Eyre" w:date="2025-08-14T15:42:00Z">
        <w:r w:rsidRPr="00F368F6" w:rsidDel="00ED5CB1">
          <w:rPr>
            <w:lang w:val="en-US"/>
          </w:rPr>
          <w:delText>ever</w:delText>
        </w:r>
      </w:del>
      <w:del w:id="158"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presence of delta brush in EEG</w:t>
      </w:r>
      <w:del w:id="159" w:author="Michael Eyre" w:date="2025-08-14T18:15:00Z">
        <w:r w:rsidRPr="00F368F6" w:rsidDel="00C450C0">
          <w:rPr>
            <w:lang w:val="en-US"/>
          </w:rPr>
          <w:delText xml:space="preserve"> (</w:delText>
        </w:r>
      </w:del>
      <w:del w:id="160" w:author="Michael Eyre" w:date="2025-08-14T18:14:00Z">
        <w:r w:rsidRPr="00F368F6" w:rsidDel="00C450C0">
          <w:rPr>
            <w:lang w:val="en-US"/>
          </w:rPr>
          <w:delText>ever</w:delText>
        </w:r>
      </w:del>
      <w:del w:id="161"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presentation of epileptiform discharges in EEG</w:t>
      </w:r>
      <w:del w:id="162"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63"/>
      <w:r w:rsidRPr="00F368F6">
        <w:rPr>
          <w:lang w:val="en-US"/>
        </w:rPr>
        <w:t xml:space="preserve">- </w:t>
      </w:r>
      <w:proofErr w:type="spellStart"/>
      <w:r w:rsidRPr="00F368F6">
        <w:rPr>
          <w:lang w:val="en-US"/>
        </w:rPr>
        <w:t>CSFPleo</w:t>
      </w:r>
      <w:proofErr w:type="spellEnd"/>
      <w:r w:rsidRPr="00F368F6">
        <w:rPr>
          <w:lang w:val="en-US"/>
        </w:rPr>
        <w:t xml:space="preserve">: whether pleocytosis in </w:t>
      </w:r>
      <w:proofErr w:type="gramStart"/>
      <w:r w:rsidRPr="00F368F6">
        <w:rPr>
          <w:lang w:val="en-US"/>
        </w:rPr>
        <w:t>CSF</w:t>
      </w:r>
      <w:ins w:id="164" w:author="雅卉 蒋" w:date="2025-08-15T11:04:00Z">
        <w:r w:rsidR="004B7C19">
          <w:rPr>
            <w:lang w:val="en-US"/>
          </w:rPr>
          <w:t>(</w:t>
        </w:r>
        <w:proofErr w:type="gramEnd"/>
        <w:r w:rsidR="004B7C19">
          <w:rPr>
            <w:lang w:val="en-US"/>
          </w:rPr>
          <w:t>Cerebrospinal Fluid)</w:t>
        </w:r>
      </w:ins>
      <w:r w:rsidRPr="00F368F6">
        <w:rPr>
          <w:lang w:val="en-US"/>
        </w:rPr>
        <w:t xml:space="preserve"> (</w:t>
      </w:r>
      <w:ins w:id="165" w:author="雅卉 蒋" w:date="2025-08-15T11:05:00Z">
        <w:r w:rsidR="004B7C19">
          <w:rPr>
            <w:lang w:val="en-US"/>
          </w:rPr>
          <w:t xml:space="preserve">i.e. </w:t>
        </w:r>
      </w:ins>
      <w:r w:rsidRPr="00F368F6">
        <w:rPr>
          <w:lang w:val="en-US"/>
        </w:rPr>
        <w:t xml:space="preserve">Number of white blood cells per mm3 &gt;= 5) </w:t>
      </w:r>
      <w:del w:id="166"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xml:space="preserve">: </w:t>
      </w:r>
      <w:ins w:id="167" w:author="Michael Eyre" w:date="2025-08-14T18:18:00Z">
        <w:r w:rsidR="00C450C0">
          <w:rPr>
            <w:lang w:val="en-US"/>
          </w:rPr>
          <w:t xml:space="preserve">maximum </w:t>
        </w:r>
      </w:ins>
      <w:r w:rsidRPr="00F368F6">
        <w:rPr>
          <w:lang w:val="en-US"/>
        </w:rPr>
        <w:t xml:space="preserve">number of white blood cells per mm3 in CSF </w:t>
      </w:r>
      <w:commentRangeEnd w:id="163"/>
      <w:r w:rsidR="00ED5CB1">
        <w:rPr>
          <w:rStyle w:val="CommentReference"/>
        </w:rPr>
        <w:commentReference w:id="163"/>
      </w:r>
    </w:p>
    <w:p w14:paraId="21FB4018" w14:textId="3332068A"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brain MRI</w:t>
      </w:r>
      <w:ins w:id="168" w:author="雅卉 蒋" w:date="2025-08-15T11:05:00Z">
        <w:r w:rsidR="004B7C19">
          <w:rPr>
            <w:lang w:val="en-US"/>
          </w:rPr>
          <w:t xml:space="preserve"> (Magnetic Resonance Imaging)</w:t>
        </w:r>
      </w:ins>
      <w:r w:rsidRPr="00F368F6">
        <w:rPr>
          <w:lang w:val="en-US"/>
        </w:rPr>
        <w:t xml:space="preserve"> </w:t>
      </w:r>
      <w:ins w:id="169" w:author="Michael Eyre" w:date="2025-08-14T18:19:00Z">
        <w:r w:rsidR="00C450C0">
          <w:rPr>
            <w:lang w:val="en-US"/>
          </w:rPr>
          <w:t>a</w:t>
        </w:r>
      </w:ins>
      <w:del w:id="170" w:author="Michael Eyre" w:date="2025-08-14T18:19:00Z">
        <w:r w:rsidRPr="00F368F6" w:rsidDel="00C450C0">
          <w:rPr>
            <w:lang w:val="en-US"/>
          </w:rPr>
          <w:delText>A</w:delText>
        </w:r>
      </w:del>
      <w:r w:rsidRPr="00F368F6">
        <w:rPr>
          <w:lang w:val="en-US"/>
        </w:rPr>
        <w:t>bnormal</w:t>
      </w:r>
      <w:ins w:id="171" w:author="Michael Eyre" w:date="2025-08-14T18:18:00Z">
        <w:r w:rsidR="00C450C0">
          <w:rPr>
            <w:lang w:val="en-US"/>
          </w:rPr>
          <w:t xml:space="preserve"> </w:t>
        </w:r>
      </w:ins>
      <w:ins w:id="172" w:author="Michael Eyre" w:date="2025-08-14T18:19:00Z">
        <w:r w:rsidR="00C450C0">
          <w:rPr>
            <w:lang w:val="en-US"/>
          </w:rPr>
          <w:t>(</w:t>
        </w:r>
      </w:ins>
      <w:ins w:id="173" w:author="Michael Eyre" w:date="2025-08-14T18:20:00Z">
        <w:r w:rsidR="00F36932">
          <w:rPr>
            <w:lang w:val="en-US"/>
          </w:rPr>
          <w:t xml:space="preserve">increased </w:t>
        </w:r>
      </w:ins>
      <w:ins w:id="174" w:author="Michael Eyre" w:date="2025-08-14T18:19:00Z">
        <w:r w:rsidR="00C450C0">
          <w:rPr>
            <w:lang w:val="en-US"/>
          </w:rPr>
          <w:t xml:space="preserve">T2/FLAIR </w:t>
        </w:r>
      </w:ins>
      <w:ins w:id="175" w:author="Michael Eyre" w:date="2025-08-14T18:20:00Z">
        <w:r w:rsidR="00F36932">
          <w:rPr>
            <w:lang w:val="en-US"/>
          </w:rPr>
          <w:t>paren</w:t>
        </w:r>
      </w:ins>
      <w:ins w:id="176" w:author="Michael Eyre" w:date="2025-08-14T18:21:00Z">
        <w:r w:rsidR="00F36932">
          <w:rPr>
            <w:lang w:val="en-US"/>
          </w:rPr>
          <w:t xml:space="preserve">chymal signal </w:t>
        </w:r>
      </w:ins>
      <w:ins w:id="177" w:author="Michael Eyre" w:date="2025-08-14T18:19:00Z">
        <w:r w:rsidR="00C450C0">
          <w:rPr>
            <w:lang w:val="en-US"/>
          </w:rPr>
          <w:t>intensity</w:t>
        </w:r>
      </w:ins>
      <w:ins w:id="178" w:author="Michael Eyre" w:date="2025-08-14T18:21:00Z">
        <w:r w:rsidR="00F36932">
          <w:rPr>
            <w:lang w:val="en-US"/>
          </w:rPr>
          <w:t xml:space="preserve"> or contrast enhancement</w:t>
        </w:r>
      </w:ins>
      <w:ins w:id="179" w:author="Michael Eyre" w:date="2025-08-14T18:19:00Z">
        <w:r w:rsidR="00C450C0">
          <w:rPr>
            <w:lang w:val="en-US"/>
          </w:rPr>
          <w:t>)</w:t>
        </w:r>
      </w:ins>
      <w:del w:id="180"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presence of </w:t>
      </w:r>
      <w:proofErr w:type="spellStart"/>
      <w:r w:rsidRPr="00F368F6">
        <w:rPr>
          <w:lang w:val="en-US"/>
        </w:rPr>
        <w:t>tumour</w:t>
      </w:r>
      <w:proofErr w:type="spellEnd"/>
    </w:p>
    <w:p w14:paraId="34FF8EA7" w14:textId="77777777" w:rsidR="00BD7A65" w:rsidRPr="00F368F6" w:rsidRDefault="00BD7A65" w:rsidP="00BD7A65">
      <w:pPr>
        <w:rPr>
          <w:ins w:id="181" w:author="雅卉 蒋" w:date="2025-08-18T16:37:00Z"/>
          <w:lang w:val="en-US"/>
        </w:rPr>
      </w:pPr>
      <w:ins w:id="182" w:author="雅卉 蒋" w:date="2025-08-18T16:37:00Z">
        <w:r w:rsidRPr="00F368F6">
          <w:rPr>
            <w:lang w:val="en-US"/>
          </w:rPr>
          <w:t xml:space="preserve">- </w:t>
        </w:r>
        <w:proofErr w:type="spellStart"/>
        <w:r w:rsidRPr="00F368F6">
          <w:rPr>
            <w:lang w:val="en-US"/>
          </w:rPr>
          <w:t>DaysToIT</w:t>
        </w:r>
        <w:proofErr w:type="spellEnd"/>
        <w:r w:rsidRPr="00F368F6">
          <w:rPr>
            <w:lang w:val="en-US"/>
          </w:rPr>
          <w:t>: number of days between</w:t>
        </w:r>
        <w:r>
          <w:rPr>
            <w:lang w:val="en-US"/>
          </w:rPr>
          <w:t xml:space="preserve"> symptom</w:t>
        </w:r>
        <w:r w:rsidRPr="00F368F6">
          <w:rPr>
            <w:lang w:val="en-US"/>
          </w:rPr>
          <w:t xml:space="preserve"> onset and first immun</w:t>
        </w:r>
        <w:r>
          <w:rPr>
            <w:lang w:val="en-US"/>
          </w:rPr>
          <w:t>o</w:t>
        </w:r>
        <w:r w:rsidRPr="00F368F6">
          <w:rPr>
            <w:lang w:val="en-US"/>
          </w:rPr>
          <w:t>therapy (days)</w:t>
        </w:r>
      </w:ins>
    </w:p>
    <w:p w14:paraId="1E386189" w14:textId="5D698AD2" w:rsidR="00743F1F" w:rsidRPr="00F368F6" w:rsidDel="00BD7A65" w:rsidRDefault="00F368F6" w:rsidP="00F368F6">
      <w:pPr>
        <w:rPr>
          <w:del w:id="183" w:author="雅卉 蒋" w:date="2025-08-18T16:37:00Z"/>
          <w:lang w:val="en-US"/>
        </w:rPr>
      </w:pPr>
      <w:del w:id="184"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85" w:author="Michael Eyre" w:date="2025-08-14T18:21:00Z">
        <w:del w:id="186" w:author="雅卉 蒋" w:date="2025-08-18T16:34:00Z">
          <w:r w:rsidR="00F36932" w:rsidDel="00743F1F">
            <w:rPr>
              <w:lang w:val="en-US"/>
            </w:rPr>
            <w:delText>o</w:delText>
          </w:r>
        </w:del>
      </w:ins>
      <w:del w:id="187" w:author="雅卉 蒋" w:date="2025-08-18T16:34:00Z">
        <w:r w:rsidRPr="00F368F6" w:rsidDel="00743F1F">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88" w:author="Michael Eyre" w:date="2025-08-14T18:21:00Z">
        <w:r w:rsidR="00F36932">
          <w:rPr>
            <w:lang w:val="en-US"/>
          </w:rPr>
          <w:t>o</w:t>
        </w:r>
      </w:ins>
      <w:del w:id="189"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90" w:author="Michael Eyre" w:date="2025-08-14T18:22:00Z">
        <w:r w:rsidR="00F36932">
          <w:rPr>
            <w:lang w:val="en-US"/>
          </w:rPr>
          <w:t>corticosteroids [</w:t>
        </w:r>
      </w:ins>
      <w:r w:rsidRPr="00F368F6">
        <w:rPr>
          <w:lang w:val="en-US"/>
        </w:rPr>
        <w:t>CS</w:t>
      </w:r>
      <w:ins w:id="191" w:author="Michael Eyre" w:date="2025-08-14T18:22:00Z">
        <w:r w:rsidR="00F36932">
          <w:rPr>
            <w:lang w:val="en-US"/>
          </w:rPr>
          <w:t>]</w:t>
        </w:r>
      </w:ins>
      <w:r w:rsidRPr="00F368F6">
        <w:rPr>
          <w:lang w:val="en-US"/>
        </w:rPr>
        <w:t xml:space="preserve">, </w:t>
      </w:r>
      <w:ins w:id="192"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93" w:author="雅卉 蒋" w:date="2025-08-15T11:07:00Z">
        <w:r w:rsidR="004B7C19">
          <w:rPr>
            <w:lang w:val="en-US"/>
          </w:rPr>
          <w:t>]</w:t>
        </w:r>
      </w:ins>
      <w:r w:rsidRPr="00F368F6">
        <w:rPr>
          <w:lang w:val="en-US"/>
        </w:rPr>
        <w:t xml:space="preserve">, </w:t>
      </w:r>
      <w:ins w:id="194" w:author="Michael Eyre" w:date="2025-08-14T18:22:00Z">
        <w:r w:rsidR="00F36932">
          <w:rPr>
            <w:lang w:val="en-US"/>
          </w:rPr>
          <w:t>therapeutic plasma exchange [</w:t>
        </w:r>
      </w:ins>
      <w:r w:rsidRPr="00F368F6">
        <w:rPr>
          <w:lang w:val="en-US"/>
        </w:rPr>
        <w:t>PE</w:t>
      </w:r>
      <w:ins w:id="195" w:author="Michael Eyre" w:date="2025-08-14T18:22:00Z">
        <w:r w:rsidR="00F36932">
          <w:rPr>
            <w:lang w:val="en-US"/>
          </w:rPr>
          <w:t>]</w:t>
        </w:r>
      </w:ins>
      <w:ins w:id="196" w:author="Michael Eyre" w:date="2025-08-14T18:23:00Z">
        <w:r w:rsidR="00F36932">
          <w:rPr>
            <w:lang w:val="en-US"/>
          </w:rPr>
          <w:t>/</w:t>
        </w:r>
      </w:ins>
      <w:ins w:id="197" w:author="Michael Eyre" w:date="2025-08-14T18:22:00Z">
        <w:r w:rsidR="00F36932">
          <w:rPr>
            <w:lang w:val="en-US"/>
          </w:rPr>
          <w:t>immunoadsorption [IA]</w:t>
        </w:r>
      </w:ins>
      <w:del w:id="198" w:author="雅卉 蒋" w:date="2025-08-17T17:08:00Z">
        <w:r w:rsidRPr="00F368F6" w:rsidDel="00781814">
          <w:rPr>
            <w:lang w:val="en-US"/>
          </w:rPr>
          <w:delText>; regardless of the order</w:delText>
        </w:r>
      </w:del>
      <w:ins w:id="199" w:author="雅卉 蒋" w:date="2025-08-17T17:08:00Z">
        <w:r w:rsidR="00781814">
          <w:rPr>
            <w:lang w:val="en-US"/>
          </w:rPr>
          <w:t>. M</w:t>
        </w:r>
      </w:ins>
      <w:ins w:id="200" w:author="雅卉 蒋" w:date="2025-08-17T17:07:00Z">
        <w:r w:rsidR="00781814">
          <w:rPr>
            <w:lang w:val="en-US"/>
          </w:rPr>
          <w:t xml:space="preserve">atched the </w:t>
        </w:r>
        <w:r w:rsidR="00781814">
          <w:rPr>
            <w:lang w:val="en-US"/>
          </w:rPr>
          <w:lastRenderedPageBreak/>
          <w:t>drug combination to one of the following categories</w:t>
        </w:r>
      </w:ins>
      <w:ins w:id="201" w:author="雅卉 蒋" w:date="2025-08-17T17:08:00Z">
        <w:r w:rsidR="00781814">
          <w:rPr>
            <w:lang w:val="en-US"/>
          </w:rPr>
          <w:t xml:space="preserve">, </w:t>
        </w:r>
        <w:r w:rsidR="00781814" w:rsidRPr="00F368F6">
          <w:rPr>
            <w:lang w:val="en-US"/>
          </w:rPr>
          <w:t>regardless of the order</w:t>
        </w:r>
      </w:ins>
      <w:del w:id="202" w:author="雅卉 蒋" w:date="2025-08-17T17:08:00Z">
        <w:r w:rsidRPr="00F368F6" w:rsidDel="00781814">
          <w:rPr>
            <w:lang w:val="en-US"/>
          </w:rPr>
          <w:delText>). &lt;Categories include</w:delText>
        </w:r>
      </w:del>
      <w:r w:rsidRPr="00F368F6">
        <w:rPr>
          <w:lang w:val="en-US"/>
        </w:rPr>
        <w:t>: "None", "CS only", "CS+IVIG", "CS+IVIG+PE/IA", "CS+PE/IA", "IVIG only", "IVIG+PE/IA", "PE/IA only</w:t>
      </w:r>
      <w:del w:id="203" w:author="雅卉 蒋" w:date="2025-08-17T17:08:00Z">
        <w:r w:rsidRPr="00F368F6" w:rsidDel="00781814">
          <w:rPr>
            <w:lang w:val="en-US"/>
          </w:rPr>
          <w:delText>"&gt;</w:delText>
        </w:r>
      </w:del>
      <w:ins w:id="204"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205" w:author="Michael Eyre" w:date="2025-08-14T18:24:00Z">
        <w:r w:rsidRPr="00F368F6" w:rsidDel="00F36932">
          <w:rPr>
            <w:lang w:val="en-US"/>
          </w:rPr>
          <w:delText xml:space="preserve">use </w:delText>
        </w:r>
      </w:del>
      <w:ins w:id="206" w:author="Michael Eyre" w:date="2025-08-14T18:24:00Z">
        <w:r w:rsidR="00F36932">
          <w:rPr>
            <w:lang w:val="en-US"/>
          </w:rPr>
          <w:t>initiation</w:t>
        </w:r>
        <w:r w:rsidR="00F36932" w:rsidRPr="00F368F6">
          <w:rPr>
            <w:lang w:val="en-US"/>
          </w:rPr>
          <w:t xml:space="preserve"> </w:t>
        </w:r>
      </w:ins>
      <w:r w:rsidRPr="00F368F6">
        <w:rPr>
          <w:lang w:val="en-US"/>
        </w:rPr>
        <w:t xml:space="preserve">of </w:t>
      </w:r>
      <w:ins w:id="207" w:author="Michael Eyre" w:date="2025-08-14T18:24:00Z">
        <w:r w:rsidR="00F36932">
          <w:rPr>
            <w:lang w:val="en-US"/>
          </w:rPr>
          <w:t>R</w:t>
        </w:r>
      </w:ins>
      <w:ins w:id="208" w:author="Michael Eyre" w:date="2025-08-14T18:23:00Z">
        <w:r w:rsidR="00F36932">
          <w:rPr>
            <w:lang w:val="en-US"/>
          </w:rPr>
          <w:t>ituximab (</w:t>
        </w:r>
      </w:ins>
      <w:r w:rsidRPr="00F368F6">
        <w:rPr>
          <w:lang w:val="en-US"/>
        </w:rPr>
        <w:t>RTX</w:t>
      </w:r>
      <w:ins w:id="209"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210" w:author="Michael Eyre" w:date="2025-08-14T18:24:00Z">
        <w:r w:rsidR="00F36932">
          <w:rPr>
            <w:lang w:val="en-US"/>
          </w:rPr>
          <w:t>initiation</w:t>
        </w:r>
        <w:r w:rsidR="00F36932" w:rsidRPr="00F368F6">
          <w:rPr>
            <w:lang w:val="en-US"/>
          </w:rPr>
          <w:t xml:space="preserve"> </w:t>
        </w:r>
      </w:ins>
      <w:del w:id="211" w:author="Michael Eyre" w:date="2025-08-14T18:24:00Z">
        <w:r w:rsidRPr="00F368F6" w:rsidDel="00F36932">
          <w:rPr>
            <w:lang w:val="en-US"/>
          </w:rPr>
          <w:delText xml:space="preserve">use </w:delText>
        </w:r>
      </w:del>
      <w:r w:rsidRPr="00F368F6">
        <w:rPr>
          <w:lang w:val="en-US"/>
        </w:rPr>
        <w:t xml:space="preserve">of </w:t>
      </w:r>
      <w:ins w:id="212" w:author="Michael Eyre" w:date="2025-08-14T18:24:00Z">
        <w:r w:rsidR="00F36932">
          <w:rPr>
            <w:lang w:val="en-US"/>
          </w:rPr>
          <w:t>C</w:t>
        </w:r>
      </w:ins>
      <w:ins w:id="213" w:author="Michael Eyre" w:date="2025-08-14T18:23:00Z">
        <w:r w:rsidR="00F36932">
          <w:rPr>
            <w:lang w:val="en-US"/>
          </w:rPr>
          <w:t>yclophosphamide (</w:t>
        </w:r>
      </w:ins>
      <w:r w:rsidRPr="00F368F6">
        <w:rPr>
          <w:lang w:val="en-US"/>
        </w:rPr>
        <w:t>CYC</w:t>
      </w:r>
      <w:ins w:id="214"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15" w:author="Michael Eyre" w:date="2025-08-14T18:24:00Z">
        <w:r w:rsidR="00F36932">
          <w:rPr>
            <w:lang w:val="en-US"/>
          </w:rPr>
          <w:t>initiation</w:t>
        </w:r>
        <w:r w:rsidR="00F36932" w:rsidRPr="00F368F6">
          <w:rPr>
            <w:lang w:val="en-US"/>
          </w:rPr>
          <w:t xml:space="preserve"> </w:t>
        </w:r>
      </w:ins>
      <w:del w:id="216" w:author="Michael Eyre" w:date="2025-08-14T18:24:00Z">
        <w:r w:rsidRPr="00F368F6" w:rsidDel="00F36932">
          <w:rPr>
            <w:lang w:val="en-US"/>
          </w:rPr>
          <w:delText xml:space="preserve">use </w:delText>
        </w:r>
      </w:del>
      <w:r w:rsidRPr="00F368F6">
        <w:rPr>
          <w:lang w:val="en-US"/>
        </w:rPr>
        <w:t>of Bortezomib</w:t>
      </w:r>
      <w:ins w:id="217"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18" w:author="Michael Eyre" w:date="2025-08-14T18:24:00Z">
        <w:r w:rsidR="00F36932">
          <w:rPr>
            <w:lang w:val="en-US"/>
          </w:rPr>
          <w:t>initiation</w:t>
        </w:r>
        <w:r w:rsidR="00F36932" w:rsidRPr="00F368F6">
          <w:rPr>
            <w:lang w:val="en-US"/>
          </w:rPr>
          <w:t xml:space="preserve"> </w:t>
        </w:r>
      </w:ins>
      <w:del w:id="219" w:author="Michael Eyre" w:date="2025-08-14T18:24:00Z">
        <w:r w:rsidRPr="00F368F6" w:rsidDel="00F36932">
          <w:rPr>
            <w:lang w:val="en-US"/>
          </w:rPr>
          <w:delText xml:space="preserve">use </w:delText>
        </w:r>
      </w:del>
      <w:r w:rsidRPr="00F368F6">
        <w:rPr>
          <w:lang w:val="en-US"/>
        </w:rPr>
        <w:t>of Tocilizumab</w:t>
      </w:r>
      <w:ins w:id="220"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w:t>
      </w:r>
      <w:ins w:id="221" w:author="Michael Eyre" w:date="2025-08-14T18:24:00Z">
        <w:r w:rsidR="00F36932">
          <w:rPr>
            <w:lang w:val="en-US"/>
          </w:rPr>
          <w:t>initiation</w:t>
        </w:r>
        <w:r w:rsidR="00F36932" w:rsidRPr="00F368F6">
          <w:rPr>
            <w:lang w:val="en-US"/>
          </w:rPr>
          <w:t xml:space="preserve"> </w:t>
        </w:r>
      </w:ins>
      <w:del w:id="222" w:author="Michael Eyre" w:date="2025-08-14T18:24:00Z">
        <w:r w:rsidRPr="00F368F6" w:rsidDel="00F36932">
          <w:rPr>
            <w:lang w:val="en-US"/>
          </w:rPr>
          <w:delText xml:space="preserve">use </w:delText>
        </w:r>
      </w:del>
      <w:r w:rsidRPr="00F368F6">
        <w:rPr>
          <w:lang w:val="en-US"/>
        </w:rPr>
        <w:t xml:space="preserve">of </w:t>
      </w:r>
      <w:ins w:id="223" w:author="Michael Eyre" w:date="2025-08-14T18:24:00Z">
        <w:r w:rsidR="00F36932">
          <w:rPr>
            <w:lang w:val="en-US"/>
          </w:rPr>
          <w:t>Mycophenolate Mof</w:t>
        </w:r>
      </w:ins>
      <w:ins w:id="224" w:author="Michael Eyre" w:date="2025-08-14T18:25:00Z">
        <w:r w:rsidR="00F36932">
          <w:rPr>
            <w:lang w:val="en-US"/>
          </w:rPr>
          <w:t>etil (</w:t>
        </w:r>
      </w:ins>
      <w:r w:rsidRPr="00F368F6">
        <w:rPr>
          <w:lang w:val="en-US"/>
        </w:rPr>
        <w:t>MMF</w:t>
      </w:r>
      <w:ins w:id="225" w:author="Michael Eyre" w:date="2025-08-14T18:25:00Z">
        <w:r w:rsidR="00F36932">
          <w:rPr>
            <w:lang w:val="en-US"/>
          </w:rPr>
          <w:t>)</w:t>
        </w:r>
      </w:ins>
      <w:r w:rsidRPr="00F368F6">
        <w:rPr>
          <w:lang w:val="en-US"/>
        </w:rPr>
        <w:t xml:space="preserve"> for any duration</w:t>
      </w:r>
      <w:ins w:id="226"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w:t>
      </w:r>
      <w:ins w:id="227" w:author="Michael Eyre" w:date="2025-08-14T18:24:00Z">
        <w:r w:rsidR="00F36932">
          <w:rPr>
            <w:lang w:val="en-US"/>
          </w:rPr>
          <w:t>initiation</w:t>
        </w:r>
        <w:r w:rsidR="00F36932" w:rsidRPr="00F368F6">
          <w:rPr>
            <w:lang w:val="en-US"/>
          </w:rPr>
          <w:t xml:space="preserve"> </w:t>
        </w:r>
      </w:ins>
      <w:del w:id="228" w:author="Michael Eyre" w:date="2025-08-14T18:24:00Z">
        <w:r w:rsidRPr="00F368F6" w:rsidDel="00F36932">
          <w:rPr>
            <w:lang w:val="en-US"/>
          </w:rPr>
          <w:delText xml:space="preserve">use </w:delText>
        </w:r>
      </w:del>
      <w:r w:rsidRPr="00F368F6">
        <w:rPr>
          <w:lang w:val="en-US"/>
        </w:rPr>
        <w:t xml:space="preserve">of </w:t>
      </w:r>
      <w:ins w:id="229" w:author="Michael Eyre" w:date="2025-08-14T18:25:00Z">
        <w:r w:rsidR="00F36932">
          <w:rPr>
            <w:lang w:val="en-US"/>
          </w:rPr>
          <w:t>Azathioprine (</w:t>
        </w:r>
      </w:ins>
      <w:r w:rsidRPr="00F368F6">
        <w:rPr>
          <w:lang w:val="en-US"/>
        </w:rPr>
        <w:t>AZA</w:t>
      </w:r>
      <w:ins w:id="230" w:author="Michael Eyre" w:date="2025-08-14T18:25:00Z">
        <w:r w:rsidR="00F36932">
          <w:rPr>
            <w:lang w:val="en-US"/>
          </w:rPr>
          <w:t>)</w:t>
        </w:r>
      </w:ins>
      <w:r w:rsidRPr="00F368F6">
        <w:rPr>
          <w:lang w:val="en-US"/>
        </w:rPr>
        <w:t xml:space="preserve"> for any duration</w:t>
      </w:r>
      <w:ins w:id="231"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w:t>
      </w:r>
      <w:ins w:id="232" w:author="Michael Eyre" w:date="2025-08-14T18:24:00Z">
        <w:r w:rsidR="00F36932">
          <w:rPr>
            <w:lang w:val="en-US"/>
          </w:rPr>
          <w:t>initiation</w:t>
        </w:r>
        <w:r w:rsidR="00F36932" w:rsidRPr="00F368F6">
          <w:rPr>
            <w:lang w:val="en-US"/>
          </w:rPr>
          <w:t xml:space="preserve"> </w:t>
        </w:r>
      </w:ins>
      <w:del w:id="233" w:author="Michael Eyre" w:date="2025-08-14T18:24:00Z">
        <w:r w:rsidRPr="00F368F6" w:rsidDel="00F36932">
          <w:rPr>
            <w:lang w:val="en-US"/>
          </w:rPr>
          <w:delText xml:space="preserve">use </w:delText>
        </w:r>
      </w:del>
      <w:r w:rsidRPr="00F368F6">
        <w:rPr>
          <w:lang w:val="en-US"/>
        </w:rPr>
        <w:t xml:space="preserve">of </w:t>
      </w:r>
      <w:ins w:id="234" w:author="Michael Eyre" w:date="2025-08-14T18:25:00Z">
        <w:r w:rsidR="00F36932">
          <w:rPr>
            <w:lang w:val="en-US"/>
          </w:rPr>
          <w:t>Methotrexate (</w:t>
        </w:r>
      </w:ins>
      <w:r w:rsidRPr="00F368F6">
        <w:rPr>
          <w:lang w:val="en-US"/>
        </w:rPr>
        <w:t>MTX</w:t>
      </w:r>
      <w:ins w:id="235" w:author="Michael Eyre" w:date="2025-08-14T18:25:00Z">
        <w:r w:rsidR="00F36932">
          <w:rPr>
            <w:lang w:val="en-US"/>
          </w:rPr>
          <w:t>)</w:t>
        </w:r>
      </w:ins>
      <w:r w:rsidRPr="00F368F6">
        <w:rPr>
          <w:lang w:val="en-US"/>
        </w:rPr>
        <w:t xml:space="preserve"> for any duration</w:t>
      </w:r>
      <w:ins w:id="236"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37" w:author="Michael Eyre" w:date="2025-08-14T18:25:00Z">
        <w:r w:rsidR="00F36932">
          <w:rPr>
            <w:lang w:val="en-US"/>
          </w:rPr>
          <w:t xml:space="preserve">initiation of </w:t>
        </w:r>
      </w:ins>
      <w:r w:rsidRPr="00F368F6">
        <w:rPr>
          <w:rFonts w:hint="eastAsia"/>
          <w:lang w:val="en-US"/>
        </w:rPr>
        <w:t xml:space="preserve">long-term steroids </w:t>
      </w:r>
      <w:del w:id="238"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39"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40"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41" w:author="Michael Eyre" w:date="2025-08-14T18:26:00Z">
        <w:r w:rsidR="00F36932">
          <w:rPr>
            <w:lang w:val="en-US"/>
          </w:rPr>
          <w:t xml:space="preserve"> at first disease event</w:t>
        </w:r>
      </w:ins>
    </w:p>
    <w:p w14:paraId="47D37C39" w14:textId="77777777" w:rsidR="00BD7A65" w:rsidRPr="00F368F6" w:rsidRDefault="00BD7A65" w:rsidP="00BD7A65">
      <w:pPr>
        <w:rPr>
          <w:ins w:id="242" w:author="雅卉 蒋" w:date="2025-08-18T16:37:00Z"/>
          <w:lang w:val="en-US"/>
        </w:rPr>
      </w:pPr>
      <w:ins w:id="243" w:author="雅卉 蒋" w:date="2025-08-18T16:37:00Z">
        <w:r w:rsidRPr="00F368F6">
          <w:rPr>
            <w:lang w:val="en-US"/>
          </w:rPr>
          <w:t xml:space="preserve">- </w:t>
        </w:r>
        <w:proofErr w:type="spellStart"/>
        <w:r w:rsidRPr="00F368F6">
          <w:rPr>
            <w:lang w:val="en-US"/>
          </w:rPr>
          <w:t>MonthsToFU</w:t>
        </w:r>
        <w:proofErr w:type="spellEnd"/>
        <w:r w:rsidRPr="00F368F6">
          <w:rPr>
            <w:lang w:val="en-US"/>
          </w:rPr>
          <w:t>: number of months from onset of NMDARE to last follow-up (months)</w:t>
        </w:r>
      </w:ins>
    </w:p>
    <w:p w14:paraId="5BA54A7B" w14:textId="73CDCD50" w:rsidR="00F368F6" w:rsidRPr="00F368F6" w:rsidDel="00743F1F" w:rsidRDefault="00F368F6" w:rsidP="00F368F6">
      <w:pPr>
        <w:rPr>
          <w:del w:id="244" w:author="雅卉 蒋" w:date="2025-08-18T16:34:00Z"/>
          <w:lang w:val="en-US"/>
        </w:rPr>
      </w:pPr>
      <w:del w:id="245"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xml:space="preserve">: </w:t>
      </w:r>
      <w:proofErr w:type="spellStart"/>
      <w:r w:rsidRPr="00F368F6">
        <w:rPr>
          <w:lang w:val="en-US"/>
        </w:rPr>
        <w:t>mRS</w:t>
      </w:r>
      <w:proofErr w:type="spellEnd"/>
      <w:r w:rsidRPr="00F368F6">
        <w:rPr>
          <w:lang w:val="en-US"/>
        </w:rPr>
        <w:t xml:space="preserve">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46" w:author="Michael Eyre" w:date="2025-08-14T18:26:00Z">
        <w:r w:rsidRPr="00F368F6" w:rsidDel="00F36932">
          <w:rPr>
            <w:lang w:val="en-US"/>
          </w:rPr>
          <w:delText>anti-</w:delText>
        </w:r>
      </w:del>
      <w:r w:rsidRPr="00F368F6">
        <w:rPr>
          <w:lang w:val="en-US"/>
        </w:rPr>
        <w:t>NMDAR</w:t>
      </w:r>
      <w:ins w:id="247" w:author="Michael Eyre" w:date="2025-08-14T18:26:00Z">
        <w:r w:rsidR="00F36932">
          <w:rPr>
            <w:lang w:val="en-US"/>
          </w:rPr>
          <w:t>E</w:t>
        </w:r>
      </w:ins>
      <w:del w:id="248"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49" w:author="雅卉 蒋" w:date="2025-08-15T12:51:00Z"/>
          <w:moveTo w:id="250" w:author="雅卉 蒋" w:date="2025-08-15T12:07:00Z"/>
          <w:lang w:val="en-US"/>
        </w:rPr>
      </w:pPr>
      <w:moveToRangeStart w:id="251" w:author="雅卉 蒋" w:date="2025-08-15T12:07:00Z" w:name="move206152072"/>
      <w:moveTo w:id="252" w:author="雅卉 蒋" w:date="2025-08-15T12:07:00Z">
        <w:del w:id="253"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54" w:author="雅卉 蒋" w:date="2025-08-15T12:07:00Z">
          <w:r w:rsidRPr="00FB2D8D" w:rsidDel="00BC279D">
            <w:rPr>
              <w:lang w:val="en-US"/>
            </w:rPr>
            <w:delText xml:space="preserve"> </w:delText>
          </w:r>
          <w:r w:rsidDel="00BC279D">
            <w:rPr>
              <w:lang w:val="en-US"/>
            </w:rPr>
            <w:delText>(</w:delText>
          </w:r>
          <w:commentRangeStart w:id="255"/>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55"/>
          <w:r w:rsidDel="00BC279D">
            <w:rPr>
              <w:rStyle w:val="CommentReference"/>
            </w:rPr>
            <w:commentReference w:id="255"/>
          </w:r>
          <w:r w:rsidDel="00BC279D">
            <w:rPr>
              <w:lang w:val="en-US"/>
            </w:rPr>
            <w:delText>.)</w:delText>
          </w:r>
        </w:del>
        <w:del w:id="256"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57" w:author="雅卉 蒋" w:date="2025-08-15T12:51:00Z"/>
          <w:moveTo w:id="258" w:author="雅卉 蒋" w:date="2025-08-15T12:07:00Z"/>
          <w:lang w:val="en-US"/>
        </w:rPr>
      </w:pPr>
      <w:moveTo w:id="259" w:author="雅卉 蒋" w:date="2025-08-15T12:07:00Z">
        <w:del w:id="260"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61" w:author="雅卉 蒋" w:date="2025-08-15T12:51:00Z"/>
          <w:moveTo w:id="262" w:author="雅卉 蒋" w:date="2025-08-15T12:07:00Z"/>
          <w:lang w:val="en-US"/>
        </w:rPr>
      </w:pPr>
      <w:moveTo w:id="263" w:author="雅卉 蒋" w:date="2025-08-15T12:07:00Z">
        <w:del w:id="264"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65" w:author="雅卉 蒋" w:date="2025-08-15T12:51:00Z"/>
          <w:moveTo w:id="266" w:author="雅卉 蒋" w:date="2025-08-15T12:07:00Z"/>
          <w:lang w:val="en-US"/>
        </w:rPr>
      </w:pPr>
      <w:moveTo w:id="267" w:author="雅卉 蒋" w:date="2025-08-15T12:07:00Z">
        <w:del w:id="268"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69" w:author="雅卉 蒋" w:date="2025-08-15T12:51:00Z"/>
          <w:moveTo w:id="270" w:author="雅卉 蒋" w:date="2025-08-15T12:07:00Z"/>
          <w:lang w:val="en-US"/>
        </w:rPr>
      </w:pPr>
      <w:moveTo w:id="271" w:author="雅卉 蒋" w:date="2025-08-15T12:07:00Z">
        <w:del w:id="272"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73" w:author="雅卉 蒋" w:date="2025-08-15T12:51:00Z"/>
          <w:moveTo w:id="274" w:author="雅卉 蒋" w:date="2025-08-15T12:07:00Z"/>
          <w:lang w:val="en-US"/>
        </w:rPr>
      </w:pPr>
      <w:moveTo w:id="275" w:author="雅卉 蒋" w:date="2025-08-15T12:07:00Z">
        <w:del w:id="276"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77" w:author="雅卉 蒋" w:date="2025-08-15T12:51:00Z"/>
          <w:moveTo w:id="278" w:author="雅卉 蒋" w:date="2025-08-15T12:07:00Z"/>
          <w:lang w:val="en-US"/>
        </w:rPr>
      </w:pPr>
      <w:moveTo w:id="279" w:author="雅卉 蒋" w:date="2025-08-15T12:07:00Z">
        <w:del w:id="280"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81" w:author="雅卉 蒋" w:date="2025-08-15T12:51:00Z"/>
          <w:moveTo w:id="282" w:author="雅卉 蒋" w:date="2025-08-15T12:07:00Z"/>
          <w:lang w:val="en-US"/>
        </w:rPr>
      </w:pPr>
      <w:moveTo w:id="283" w:author="雅卉 蒋" w:date="2025-08-15T12:07:00Z">
        <w:del w:id="284"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85" w:author="雅卉 蒋" w:date="2025-08-15T12:51:00Z"/>
          <w:moveTo w:id="286" w:author="雅卉 蒋" w:date="2025-08-15T12:07:00Z"/>
          <w:lang w:val="en-US"/>
        </w:rPr>
      </w:pPr>
      <w:moveTo w:id="287" w:author="雅卉 蒋" w:date="2025-08-15T12:07:00Z">
        <w:del w:id="288" w:author="雅卉 蒋" w:date="2025-08-15T12:51:00Z">
          <w:r w:rsidDel="0024006F">
            <w:rPr>
              <w:lang w:val="en-US"/>
            </w:rPr>
            <w:delText>6 -</w:delText>
          </w:r>
          <w:r w:rsidRPr="00417B72" w:rsidDel="0024006F">
            <w:rPr>
              <w:lang w:val="en-US"/>
            </w:rPr>
            <w:delText xml:space="preserve"> Dead</w:delText>
          </w:r>
        </w:del>
      </w:moveTo>
    </w:p>
    <w:moveToRangeEnd w:id="251"/>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89" w:author="雅卉 蒋" w:date="2025-08-17T21:03:00Z">
        <w:r w:rsidRPr="00F368F6" w:rsidDel="00FB2754">
          <w:rPr>
            <w:lang w:val="en-US"/>
          </w:rPr>
          <w:delText>. E</w:delText>
        </w:r>
      </w:del>
      <w:ins w:id="290" w:author="雅卉 蒋" w:date="2025-08-17T21:03:00Z">
        <w:r w:rsidR="00FB2754">
          <w:rPr>
            <w:lang w:val="en-US"/>
          </w:rPr>
          <w:t>, where e</w:t>
        </w:r>
      </w:ins>
      <w:r w:rsidRPr="00F368F6">
        <w:rPr>
          <w:lang w:val="en-US"/>
        </w:rPr>
        <w:t>ach patient should be a dictionary with these fields</w:t>
      </w:r>
      <w:ins w:id="291" w:author="雅卉 蒋" w:date="2025-08-17T21:02:00Z">
        <w:r w:rsidR="00FB2754">
          <w:rPr>
            <w:lang w:val="en-US"/>
          </w:rPr>
          <w:t xml:space="preserve">. Only output </w:t>
        </w:r>
      </w:ins>
      <w:ins w:id="292" w:author="雅卉 蒋" w:date="2025-08-17T21:03:00Z">
        <w:r w:rsidR="00FB2754">
          <w:rPr>
            <w:lang w:val="en-US"/>
          </w:rPr>
          <w:t>the JSON list and do not include any extra text</w:t>
        </w:r>
      </w:ins>
      <w:ins w:id="293" w:author="雅卉 蒋" w:date="2025-08-17T21:04:00Z">
        <w:r w:rsidR="00FB2754">
          <w:rPr>
            <w:lang w:val="en-US"/>
          </w:rPr>
          <w:t xml:space="preserve"> or explanation</w:t>
        </w:r>
      </w:ins>
      <w:r w:rsidRPr="00F368F6">
        <w:rPr>
          <w:lang w:val="en-US"/>
        </w:rPr>
        <w:t>.</w:t>
      </w:r>
      <w:del w:id="294" w:author="雅卉 蒋" w:date="2025-08-17T21:02:00Z">
        <w:r w:rsidRPr="00F368F6" w:rsidDel="00FB2754">
          <w:rPr>
            <w:lang w:val="en-US"/>
          </w:rPr>
          <w:delText xml:space="preserve"> </w:delText>
        </w:r>
      </w:del>
      <w:del w:id="295"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96" w:author="雅卉 蒋" w:date="2025-08-17T16:57:00Z">
        <w:r w:rsidRPr="00F368F6" w:rsidDel="00CD66D8">
          <w:rPr>
            <w:lang w:val="en-US"/>
          </w:rPr>
          <w:delText xml:space="preserve">Male encoded as 0, </w:delText>
        </w:r>
      </w:del>
      <w:r w:rsidRPr="00F368F6">
        <w:rPr>
          <w:lang w:val="en-US"/>
        </w:rPr>
        <w:t>Female encoded as 1</w:t>
      </w:r>
      <w:ins w:id="297"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C6F65FE" w14:textId="77777777" w:rsidR="00F368F6" w:rsidRPr="00F368F6" w:rsidRDefault="00F368F6" w:rsidP="00F368F6">
      <w:pPr>
        <w:rPr>
          <w:lang w:val="en-US"/>
        </w:rPr>
      </w:pPr>
      <w:r w:rsidRPr="00F368F6">
        <w:rPr>
          <w:lang w:val="en-US"/>
        </w:rPr>
        <w:t xml:space="preserve">    "Seizures": &lt;Binary: </w:t>
      </w:r>
      <w:proofErr w:type="gramStart"/>
      <w:r w:rsidRPr="00F368F6">
        <w:rPr>
          <w:lang w:val="en-US"/>
        </w:rPr>
        <w:t>Yes</w:t>
      </w:r>
      <w:proofErr w:type="gramEnd"/>
      <w:r w:rsidRPr="00F368F6">
        <w:rPr>
          <w:lang w:val="en-US"/>
        </w:rPr>
        <w:t xml:space="preserve"> encoded as 1, No encoded as 0&gt;,</w:t>
      </w:r>
    </w:p>
    <w:p w14:paraId="58A8C24C" w14:textId="77777777"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D32D5B8" w14:textId="77777777" w:rsidR="00F368F6" w:rsidRPr="00F368F6" w:rsidRDefault="00F368F6" w:rsidP="00F368F6">
      <w:pPr>
        <w:rPr>
          <w:lang w:val="en-US"/>
        </w:rPr>
      </w:pPr>
      <w:r w:rsidRPr="00F368F6">
        <w:rPr>
          <w:lang w:val="en-US"/>
        </w:rPr>
        <w:t xml:space="preserve">    "Obtunded": &lt;Binary: </w:t>
      </w:r>
      <w:proofErr w:type="gramStart"/>
      <w:r w:rsidRPr="00F368F6">
        <w:rPr>
          <w:lang w:val="en-US"/>
        </w:rPr>
        <w:t>Yes</w:t>
      </w:r>
      <w:proofErr w:type="gramEnd"/>
      <w:r w:rsidRPr="00F368F6">
        <w:rPr>
          <w:lang w:val="en-US"/>
        </w:rPr>
        <w:t xml:space="preserve"> encoded as 1, No encoded as 0&gt;,</w:t>
      </w:r>
    </w:p>
    <w:p w14:paraId="023DD435"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90298F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3B43AC5" w14:textId="77777777" w:rsidR="00F368F6" w:rsidRPr="00F368F6" w:rsidRDefault="00F368F6" w:rsidP="00F368F6">
      <w:pPr>
        <w:rPr>
          <w:lang w:val="en-US"/>
        </w:rPr>
      </w:pPr>
      <w:r w:rsidRPr="00F368F6">
        <w:rPr>
          <w:lang w:val="en-US"/>
        </w:rPr>
        <w:t xml:space="preserve">    "ITU": &lt;Binary: </w:t>
      </w:r>
      <w:proofErr w:type="gramStart"/>
      <w:r w:rsidRPr="00F368F6">
        <w:rPr>
          <w:lang w:val="en-US"/>
        </w:rPr>
        <w:t>Yes</w:t>
      </w:r>
      <w:proofErr w:type="gramEnd"/>
      <w:r w:rsidRPr="00F368F6">
        <w:rPr>
          <w:lang w:val="en-US"/>
        </w:rPr>
        <w:t xml:space="preserve"> encoded as 1, No encoded as 0&gt;,</w:t>
      </w:r>
    </w:p>
    <w:p w14:paraId="043F50AA" w14:textId="77777777"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8C39D4F" w14:textId="77777777"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376CA06" w14:textId="77777777"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F31185A" w14:textId="77777777" w:rsidR="00F368F6" w:rsidRPr="00F368F6" w:rsidRDefault="00F368F6" w:rsidP="00F368F6">
      <w:pPr>
        <w:rPr>
          <w:lang w:val="en-US"/>
        </w:rPr>
      </w:pPr>
      <w:r w:rsidRPr="00F368F6">
        <w:rPr>
          <w:lang w:val="en-US"/>
        </w:rPr>
        <w:t xml:space="preserve">    "</w:t>
      </w:r>
      <w:proofErr w:type="spellStart"/>
      <w:r w:rsidRPr="00F368F6">
        <w:rPr>
          <w:lang w:val="en-US"/>
        </w:rPr>
        <w:t>CSFPleo</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49801C2C" w14:textId="77777777"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&lt;Numeric: integer&gt;,</w:t>
      </w:r>
    </w:p>
    <w:p w14:paraId="52C597FA" w14:textId="77777777"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&lt;Binary: Abnormal encoded as 1, Normal encoded as 0&gt;,</w:t>
      </w:r>
    </w:p>
    <w:p w14:paraId="0164436A"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E7AFB11" w14:textId="77777777" w:rsidR="00F368F6" w:rsidRPr="00F368F6" w:rsidRDefault="00F368F6" w:rsidP="00F368F6">
      <w:pPr>
        <w:rPr>
          <w:lang w:val="en-US"/>
        </w:rPr>
      </w:pPr>
      <w:r w:rsidRPr="00F368F6">
        <w:rPr>
          <w:lang w:val="en-US"/>
        </w:rPr>
        <w:t xml:space="preserve">    "</w:t>
      </w:r>
      <w:proofErr w:type="spellStart"/>
      <w:r w:rsidRPr="00F368F6">
        <w:rPr>
          <w:lang w:val="en-US"/>
        </w:rPr>
        <w:t>DaysToIT</w:t>
      </w:r>
      <w:proofErr w:type="spellEnd"/>
      <w:r w:rsidRPr="00F368F6">
        <w:rPr>
          <w:lang w:val="en-US"/>
        </w:rPr>
        <w:t>": &lt;Numeric: integer&gt;,</w:t>
      </w:r>
    </w:p>
    <w:p w14:paraId="4EFEB8E8" w14:textId="77777777" w:rsidR="00F368F6" w:rsidRPr="00F368F6" w:rsidRDefault="00F368F6" w:rsidP="00F368F6">
      <w:pPr>
        <w:rPr>
          <w:lang w:val="en-US"/>
        </w:rPr>
      </w:pPr>
      <w:r w:rsidRPr="00F368F6">
        <w:rPr>
          <w:lang w:val="en-US"/>
        </w:rPr>
        <w:t xml:space="preserve">    "ITWithin30Days": &lt;Binary: </w:t>
      </w:r>
      <w:proofErr w:type="gramStart"/>
      <w:r w:rsidRPr="00F368F6">
        <w:rPr>
          <w:lang w:val="en-US"/>
        </w:rPr>
        <w:t>Yes</w:t>
      </w:r>
      <w:proofErr w:type="gramEnd"/>
      <w:r w:rsidRPr="00F368F6">
        <w:rPr>
          <w:lang w:val="en-US"/>
        </w:rPr>
        <w:t xml:space="preserve">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w:t>
      </w:r>
      <w:proofErr w:type="gramStart"/>
      <w:r w:rsidRPr="00F368F6">
        <w:rPr>
          <w:lang w:val="en-US"/>
        </w:rPr>
        <w:t>Yes</w:t>
      </w:r>
      <w:proofErr w:type="gramEnd"/>
      <w:r w:rsidRPr="00F368F6">
        <w:rPr>
          <w:lang w:val="en-US"/>
        </w:rPr>
        <w:t xml:space="preserve"> encoded as 1, No encoded as 0&gt;,</w:t>
      </w:r>
    </w:p>
    <w:p w14:paraId="4A0308F7" w14:textId="77777777" w:rsidR="00F368F6" w:rsidRPr="00F368F6" w:rsidRDefault="00F368F6" w:rsidP="00F368F6">
      <w:pPr>
        <w:rPr>
          <w:lang w:val="en-US"/>
        </w:rPr>
      </w:pPr>
      <w:r w:rsidRPr="00F368F6">
        <w:rPr>
          <w:lang w:val="en-US"/>
        </w:rPr>
        <w:t xml:space="preserve">    "IT2ndLineCYC": &lt;Binary: </w:t>
      </w:r>
      <w:proofErr w:type="gramStart"/>
      <w:r w:rsidRPr="00F368F6">
        <w:rPr>
          <w:lang w:val="en-US"/>
        </w:rPr>
        <w:t>Yes</w:t>
      </w:r>
      <w:proofErr w:type="gramEnd"/>
      <w:r w:rsidRPr="00F368F6">
        <w:rPr>
          <w:lang w:val="en-US"/>
        </w:rPr>
        <w:t xml:space="preserve"> encoded as 1, No encoded as 0&gt;,</w:t>
      </w:r>
    </w:p>
    <w:p w14:paraId="717BCBF0" w14:textId="77777777" w:rsidR="00F368F6" w:rsidRPr="00F368F6" w:rsidRDefault="00F368F6" w:rsidP="00F368F6">
      <w:pPr>
        <w:rPr>
          <w:lang w:val="en-US"/>
        </w:rPr>
      </w:pPr>
      <w:r w:rsidRPr="00F368F6">
        <w:rPr>
          <w:lang w:val="en-US"/>
        </w:rPr>
        <w:lastRenderedPageBreak/>
        <w:t xml:space="preserve">    "IT2ndLineBort": &lt;Binary: </w:t>
      </w:r>
      <w:proofErr w:type="gramStart"/>
      <w:r w:rsidRPr="00F368F6">
        <w:rPr>
          <w:lang w:val="en-US"/>
        </w:rPr>
        <w:t>Yes</w:t>
      </w:r>
      <w:proofErr w:type="gramEnd"/>
      <w:r w:rsidRPr="00F368F6">
        <w:rPr>
          <w:lang w:val="en-US"/>
        </w:rPr>
        <w:t xml:space="preserve"> encoded as 1, No encoded as 0&gt;,</w:t>
      </w:r>
    </w:p>
    <w:p w14:paraId="354B98B8" w14:textId="77777777" w:rsidR="00F368F6" w:rsidRPr="00F368F6" w:rsidRDefault="00F368F6" w:rsidP="00F368F6">
      <w:pPr>
        <w:rPr>
          <w:lang w:val="en-US"/>
        </w:rPr>
      </w:pPr>
      <w:r w:rsidRPr="00F368F6">
        <w:rPr>
          <w:lang w:val="en-US"/>
        </w:rPr>
        <w:t xml:space="preserve">    "IT2ndLineToc": &lt;Binary: </w:t>
      </w:r>
      <w:proofErr w:type="gramStart"/>
      <w:r w:rsidRPr="00F368F6">
        <w:rPr>
          <w:lang w:val="en-US"/>
        </w:rPr>
        <w:t>Yes</w:t>
      </w:r>
      <w:proofErr w:type="gramEnd"/>
      <w:r w:rsidRPr="00F368F6">
        <w:rPr>
          <w:lang w:val="en-US"/>
        </w:rPr>
        <w:t xml:space="preserve"> encoded as 1, No encoded as 0&gt;,</w:t>
      </w:r>
    </w:p>
    <w:p w14:paraId="302E9F4A"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07A1A890"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FCC4526"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w:t>
      </w:r>
      <w:proofErr w:type="spellStart"/>
      <w:r w:rsidRPr="00F368F6">
        <w:rPr>
          <w:lang w:val="en-US"/>
        </w:rPr>
        <w:t>MonthsToFU</w:t>
      </w:r>
      <w:proofErr w:type="spellEnd"/>
      <w:r w:rsidRPr="00F368F6">
        <w:rPr>
          <w:lang w:val="en-US"/>
        </w:rPr>
        <w:t>": &lt;Numeric: float&gt;,</w:t>
      </w:r>
    </w:p>
    <w:p w14:paraId="2B444237"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w:t>
      </w:r>
      <w:proofErr w:type="gramStart"/>
      <w:r w:rsidRPr="00F368F6">
        <w:rPr>
          <w:lang w:val="en-US"/>
        </w:rPr>
        <w:t>Yes</w:t>
      </w:r>
      <w:proofErr w:type="gramEnd"/>
      <w:r w:rsidRPr="00F368F6">
        <w:rPr>
          <w:lang w:val="en-US"/>
        </w:rPr>
        <w:t xml:space="preserve">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98" w:author="雅卉 蒋" w:date="2025-08-18T16:18:00Z"/>
          <w:lang w:val="en-US"/>
        </w:rPr>
      </w:pPr>
    </w:p>
    <w:p w14:paraId="21EDB405" w14:textId="6BC96152" w:rsidR="00FB2D8D" w:rsidDel="00000DD2" w:rsidRDefault="00FB2D8D" w:rsidP="00FB2D8D">
      <w:pPr>
        <w:pStyle w:val="ListParagraph"/>
        <w:numPr>
          <w:ilvl w:val="0"/>
          <w:numId w:val="1"/>
        </w:numPr>
        <w:rPr>
          <w:del w:id="299" w:author="雅卉 蒋" w:date="2025-08-18T16:18:00Z"/>
          <w:sz w:val="28"/>
          <w:szCs w:val="28"/>
          <w:lang w:val="en-US"/>
        </w:rPr>
      </w:pPr>
      <w:del w:id="300"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301" w:author="雅卉 蒋" w:date="2025-08-15T12:09:00Z"/>
          <w:sz w:val="28"/>
          <w:szCs w:val="28"/>
          <w:lang w:val="en-US"/>
        </w:rPr>
      </w:pPr>
      <w:del w:id="302"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303" w:author="雅卉 蒋" w:date="2025-08-15T12:09:00Z"/>
          <w:moveFrom w:id="304" w:author="雅卉 蒋" w:date="2025-08-15T12:07:00Z"/>
          <w:lang w:val="en-US"/>
        </w:rPr>
      </w:pPr>
      <w:moveFromRangeStart w:id="305" w:author="雅卉 蒋" w:date="2025-08-15T12:07:00Z" w:name="move206152072"/>
      <w:moveFrom w:id="306" w:author="雅卉 蒋" w:date="2025-08-15T12:07:00Z">
        <w:del w:id="307"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308"/>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308"/>
          <w:r w:rsidR="00F36932" w:rsidDel="00BC279D">
            <w:rPr>
              <w:rStyle w:val="CommentReference"/>
            </w:rPr>
            <w:commentReference w:id="308"/>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309" w:author="雅卉 蒋" w:date="2025-08-15T12:09:00Z"/>
          <w:moveFrom w:id="310" w:author="雅卉 蒋" w:date="2025-08-15T12:07:00Z"/>
          <w:lang w:val="en-US"/>
        </w:rPr>
      </w:pPr>
      <w:moveFrom w:id="311" w:author="雅卉 蒋" w:date="2025-08-15T12:07:00Z">
        <w:del w:id="312"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313" w:author="雅卉 蒋" w:date="2025-08-15T12:09:00Z"/>
          <w:moveFrom w:id="314" w:author="雅卉 蒋" w:date="2025-08-15T12:07:00Z"/>
          <w:lang w:val="en-US"/>
        </w:rPr>
      </w:pPr>
      <w:moveFrom w:id="315" w:author="雅卉 蒋" w:date="2025-08-15T12:07:00Z">
        <w:del w:id="316"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17" w:author="雅卉 蒋" w:date="2025-08-15T12:09:00Z"/>
          <w:moveFrom w:id="318" w:author="雅卉 蒋" w:date="2025-08-15T12:07:00Z"/>
          <w:lang w:val="en-US"/>
        </w:rPr>
      </w:pPr>
      <w:moveFrom w:id="319" w:author="雅卉 蒋" w:date="2025-08-15T12:07:00Z">
        <w:del w:id="320"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21" w:author="雅卉 蒋" w:date="2025-08-15T12:09:00Z"/>
          <w:moveFrom w:id="322" w:author="雅卉 蒋" w:date="2025-08-15T12:07:00Z"/>
          <w:lang w:val="en-US"/>
        </w:rPr>
      </w:pPr>
      <w:moveFrom w:id="323" w:author="雅卉 蒋" w:date="2025-08-15T12:07:00Z">
        <w:del w:id="324"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25" w:author="雅卉 蒋" w:date="2025-08-15T12:09:00Z"/>
          <w:moveFrom w:id="326" w:author="雅卉 蒋" w:date="2025-08-15T12:07:00Z"/>
          <w:lang w:val="en-US"/>
        </w:rPr>
      </w:pPr>
      <w:moveFrom w:id="327" w:author="雅卉 蒋" w:date="2025-08-15T12:07:00Z">
        <w:del w:id="328"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29" w:author="雅卉 蒋" w:date="2025-08-15T12:09:00Z"/>
          <w:moveFrom w:id="330" w:author="雅卉 蒋" w:date="2025-08-15T12:07:00Z"/>
          <w:lang w:val="en-US"/>
        </w:rPr>
      </w:pPr>
      <w:moveFrom w:id="331" w:author="雅卉 蒋" w:date="2025-08-15T12:07:00Z">
        <w:del w:id="332"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33" w:author="雅卉 蒋" w:date="2025-08-15T12:09:00Z"/>
          <w:moveFrom w:id="334" w:author="雅卉 蒋" w:date="2025-08-15T12:07:00Z"/>
          <w:lang w:val="en-US"/>
        </w:rPr>
      </w:pPr>
      <w:moveFrom w:id="335" w:author="雅卉 蒋" w:date="2025-08-15T12:07:00Z">
        <w:del w:id="336"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37" w:author="雅卉 蒋" w:date="2025-08-15T12:09:00Z"/>
          <w:moveFrom w:id="338" w:author="雅卉 蒋" w:date="2025-08-15T12:07:00Z"/>
          <w:lang w:val="en-US"/>
        </w:rPr>
      </w:pPr>
      <w:moveFrom w:id="339" w:author="雅卉 蒋" w:date="2025-08-15T12:07:00Z">
        <w:del w:id="340" w:author="雅卉 蒋" w:date="2025-08-15T12:09:00Z">
          <w:r w:rsidDel="00BC279D">
            <w:rPr>
              <w:lang w:val="en-US"/>
            </w:rPr>
            <w:delText>6 -</w:delText>
          </w:r>
          <w:r w:rsidR="00FB2D8D" w:rsidRPr="00417B72" w:rsidDel="00BC279D">
            <w:rPr>
              <w:lang w:val="en-US"/>
            </w:rPr>
            <w:delText xml:space="preserve"> Dead</w:delText>
          </w:r>
        </w:del>
      </w:moveFrom>
    </w:p>
    <w:moveFromRangeEnd w:id="305"/>
    <w:p w14:paraId="1054AA35" w14:textId="318BDEB9" w:rsidR="00417B72" w:rsidDel="00BC279D" w:rsidRDefault="00417B72" w:rsidP="00417B72">
      <w:pPr>
        <w:pStyle w:val="ListParagraph"/>
        <w:numPr>
          <w:ilvl w:val="0"/>
          <w:numId w:val="5"/>
        </w:numPr>
        <w:rPr>
          <w:del w:id="341" w:author="雅卉 蒋" w:date="2025-08-15T12:09:00Z"/>
          <w:sz w:val="28"/>
          <w:szCs w:val="28"/>
          <w:lang w:val="en-US"/>
        </w:rPr>
      </w:pPr>
      <w:del w:id="342"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43" w:author="雅卉 蒋" w:date="2025-08-15T10:59:00Z"/>
          <w:lang w:val="en-US"/>
        </w:rPr>
      </w:pPr>
      <w:del w:id="344"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45"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46"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47" w:author="雅卉 蒋" w:date="2025-08-18T16:18:00Z"/>
          <w:lang w:val="en-US"/>
        </w:rPr>
      </w:pPr>
    </w:p>
    <w:p w14:paraId="4AA8A2FD" w14:textId="7A4B8224" w:rsidR="00417B72" w:rsidRPr="00417B72" w:rsidDel="00000DD2" w:rsidRDefault="006722B9" w:rsidP="00417B72">
      <w:pPr>
        <w:rPr>
          <w:del w:id="348" w:author="雅卉 蒋" w:date="2025-08-18T16:18:00Z"/>
          <w:lang w:val="en-US"/>
        </w:rPr>
      </w:pPr>
      <w:del w:id="349"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50" w:author="雅卉 蒋" w:date="2025-08-18T16:18:00Z"/>
          <w:lang w:val="en-US"/>
        </w:rPr>
      </w:pPr>
      <w:del w:id="351"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52" w:author="雅卉 蒋" w:date="2025-08-18T16:18:00Z"/>
          <w:lang w:val="en-US"/>
        </w:rPr>
      </w:pPr>
      <w:del w:id="353"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54" w:author="雅卉 蒋" w:date="2025-08-18T16:18:00Z"/>
          <w:lang w:val="en-US"/>
        </w:rPr>
      </w:pPr>
      <w:del w:id="355"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56" w:author="雅卉 蒋" w:date="2025-08-18T16:18:00Z"/>
          <w:lang w:val="en-US"/>
        </w:rPr>
      </w:pPr>
      <w:del w:id="357"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58" w:author="雅卉 蒋" w:date="2025-08-18T16:18:00Z"/>
          <w:lang w:val="en-US"/>
        </w:rPr>
      </w:pPr>
      <w:del w:id="359"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60" w:author="雅卉 蒋" w:date="2025-08-18T16:18:00Z"/>
          <w:lang w:val="en-US"/>
        </w:rPr>
      </w:pPr>
      <w:del w:id="361"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62" w:author="雅卉 蒋" w:date="2025-08-18T16:18:00Z"/>
          <w:lang w:val="en-US"/>
        </w:rPr>
      </w:pPr>
      <w:del w:id="363"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64" w:author="雅卉 蒋" w:date="2025-08-18T16:18:00Z"/>
          <w:lang w:val="en-US"/>
        </w:rPr>
      </w:pPr>
      <w:del w:id="365"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66" w:author="雅卉 蒋" w:date="2025-08-18T16:18:00Z"/>
          <w:lang w:val="en-US"/>
        </w:rPr>
      </w:pPr>
      <w:del w:id="367"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68" w:author="雅卉 蒋" w:date="2025-08-18T16:18:00Z"/>
          <w:lang w:val="en-US"/>
        </w:rPr>
      </w:pPr>
      <w:del w:id="369"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70" w:author="雅卉 蒋" w:date="2025-08-18T16:18:00Z"/>
          <w:lang w:val="en-US"/>
        </w:rPr>
      </w:pPr>
      <w:del w:id="371"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72" w:author="雅卉 蒋" w:date="2025-08-18T16:18:00Z"/>
          <w:lang w:val="en-US"/>
        </w:rPr>
      </w:pPr>
      <w:del w:id="373"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74" w:author="雅卉 蒋" w:date="2025-08-18T16:18:00Z"/>
          <w:lang w:val="en-US"/>
        </w:rPr>
      </w:pPr>
      <w:del w:id="375"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76" w:author="雅卉 蒋" w:date="2025-08-18T16:18:00Z"/>
          <w:lang w:val="en-US"/>
        </w:rPr>
      </w:pPr>
      <w:del w:id="377"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78" w:author="雅卉 蒋" w:date="2025-08-18T16:18:00Z"/>
          <w:lang w:val="en-US"/>
        </w:rPr>
      </w:pPr>
      <w:del w:id="379"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80" w:author="雅卉 蒋" w:date="2025-08-18T16:18:00Z"/>
          <w:lang w:val="en-US"/>
        </w:rPr>
      </w:pPr>
      <w:del w:id="381"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82" w:author="雅卉 蒋" w:date="2025-08-18T16:18:00Z"/>
          <w:lang w:val="en-US"/>
        </w:rPr>
      </w:pPr>
      <w:del w:id="383"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84" w:author="雅卉 蒋" w:date="2025-08-18T16:18:00Z"/>
          <w:lang w:val="en-US"/>
        </w:rPr>
      </w:pPr>
      <w:del w:id="385"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86" w:author="雅卉 蒋" w:date="2025-08-18T16:18:00Z"/>
          <w:lang w:val="en-US"/>
        </w:rPr>
      </w:pPr>
      <w:del w:id="387"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88" w:author="雅卉 蒋" w:date="2025-08-18T16:18:00Z"/>
          <w:lang w:val="en-US"/>
        </w:rPr>
      </w:pPr>
      <w:del w:id="389"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90" w:author="雅卉 蒋" w:date="2025-08-18T16:18:00Z"/>
          <w:lang w:val="en-US"/>
        </w:rPr>
      </w:pPr>
      <w:del w:id="391"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92" w:author="雅卉 蒋" w:date="2025-08-18T16:18:00Z"/>
          <w:lang w:val="en-US"/>
        </w:rPr>
      </w:pPr>
      <w:del w:id="393"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94" w:author="雅卉 蒋" w:date="2025-08-18T16:18:00Z"/>
          <w:lang w:val="en-US"/>
        </w:rPr>
      </w:pPr>
      <w:del w:id="395"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96" w:author="雅卉 蒋" w:date="2025-08-18T16:18:00Z"/>
          <w:lang w:val="en-US"/>
        </w:rPr>
      </w:pPr>
      <w:del w:id="397"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98" w:author="雅卉 蒋" w:date="2025-08-18T16:18:00Z"/>
          <w:lang w:val="en-US"/>
        </w:rPr>
      </w:pPr>
      <w:del w:id="399"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400" w:author="雅卉 蒋" w:date="2025-08-18T16:18:00Z"/>
          <w:lang w:val="en-US"/>
        </w:rPr>
      </w:pPr>
      <w:del w:id="401"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402" w:author="雅卉 蒋" w:date="2025-08-18T16:18:00Z"/>
          <w:lang w:val="en-US"/>
        </w:rPr>
      </w:pPr>
    </w:p>
    <w:p w14:paraId="752E5D8E" w14:textId="67A2ED1E" w:rsidR="00FB2D8D" w:rsidRPr="00094CBE" w:rsidDel="00000DD2" w:rsidRDefault="00FB2D8D" w:rsidP="00FB2D8D">
      <w:pPr>
        <w:pStyle w:val="ListParagraph"/>
        <w:numPr>
          <w:ilvl w:val="0"/>
          <w:numId w:val="1"/>
        </w:numPr>
        <w:rPr>
          <w:del w:id="403" w:author="雅卉 蒋" w:date="2025-08-18T16:18:00Z"/>
          <w:sz w:val="28"/>
          <w:szCs w:val="28"/>
          <w:lang w:val="en-US"/>
        </w:rPr>
      </w:pPr>
      <w:del w:id="404"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405" w:author="雅卉 蒋" w:date="2025-08-18T16:18:00Z"/>
          <w:lang w:val="en-US"/>
        </w:rPr>
      </w:pPr>
      <w:del w:id="406"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407" w:author="雅卉 蒋" w:date="2025-08-18T16:18:00Z"/>
          <w:lang w:val="en-US"/>
        </w:rPr>
      </w:pPr>
      <w:del w:id="408"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409" w:author="雅卉 蒋" w:date="2025-08-18T16:18:00Z"/>
          <w:lang w:val="en-US"/>
        </w:rPr>
      </w:pPr>
      <w:del w:id="410"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411" w:author="雅卉 蒋" w:date="2025-08-18T16:18:00Z"/>
          <w:lang w:val="en-US"/>
        </w:rPr>
      </w:pPr>
      <w:del w:id="412"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413" w:author="雅卉 蒋" w:date="2025-08-18T16:18:00Z"/>
          <w:lang w:val="en-US"/>
        </w:rPr>
      </w:pPr>
      <w:del w:id="414"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15" w:author="雅卉 蒋" w:date="2025-08-18T16:18:00Z"/>
          <w:lang w:val="en-US"/>
        </w:rPr>
      </w:pPr>
      <w:del w:id="416"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17" w:author="雅卉 蒋" w:date="2025-08-18T16:18:00Z"/>
          <w:lang w:val="en-US"/>
        </w:rPr>
      </w:pPr>
    </w:p>
    <w:p w14:paraId="5F244FFA" w14:textId="74D47056" w:rsidR="00FE60F8" w:rsidDel="00000DD2" w:rsidRDefault="00D207AD" w:rsidP="00FE60F8">
      <w:pPr>
        <w:rPr>
          <w:del w:id="418" w:author="雅卉 蒋" w:date="2025-08-18T16:18:00Z"/>
          <w:lang w:val="en-US"/>
        </w:rPr>
      </w:pPr>
      <w:del w:id="419"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20" w:author="雅卉 蒋" w:date="2025-08-18T16:18:00Z"/>
          <w:lang w:val="en-US"/>
        </w:rPr>
      </w:pPr>
      <w:del w:id="421"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22" w:author="雅卉 蒋" w:date="2025-08-18T16:18:00Z"/>
          <w:lang w:val="en-US"/>
        </w:rPr>
      </w:pPr>
      <w:del w:id="423"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24" w:author="雅卉 蒋" w:date="2025-08-18T16:18:00Z"/>
          <w:lang w:val="en-US"/>
        </w:rPr>
      </w:pPr>
      <w:del w:id="425"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26" w:author="雅卉 蒋" w:date="2025-08-18T16:18:00Z"/>
          <w:lang w:val="en-US"/>
        </w:rPr>
      </w:pPr>
      <w:del w:id="427"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28" w:author="雅卉 蒋" w:date="2025-08-18T16:18:00Z"/>
          <w:lang w:val="en-US"/>
        </w:rPr>
      </w:pPr>
      <w:del w:id="429"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30" w:author="雅卉 蒋" w:date="2025-08-15T13:28:00Z">
        <w:r w:rsidRPr="00214784" w:rsidDel="00BC2EAE">
          <w:rPr>
            <w:lang w:val="en-US"/>
          </w:rPr>
          <w:delText>n</w:delText>
        </w:r>
      </w:del>
      <w:del w:id="431"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32" w:author="雅卉 蒋" w:date="2025-08-18T16:18:00Z"/>
          <w:lang w:val="en-US"/>
        </w:rPr>
      </w:pPr>
    </w:p>
    <w:p w14:paraId="64597F06" w14:textId="76B1E346" w:rsidR="007C5169" w:rsidDel="00000DD2" w:rsidRDefault="007C5169" w:rsidP="00FB2D8D">
      <w:pPr>
        <w:pStyle w:val="ListParagraph"/>
        <w:numPr>
          <w:ilvl w:val="0"/>
          <w:numId w:val="1"/>
        </w:numPr>
        <w:rPr>
          <w:del w:id="433" w:author="雅卉 蒋" w:date="2025-08-18T16:18:00Z"/>
          <w:sz w:val="28"/>
          <w:szCs w:val="28"/>
          <w:lang w:val="en-US"/>
        </w:rPr>
      </w:pPr>
      <w:commentRangeStart w:id="434"/>
      <w:del w:id="435"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36"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37" w:author="雅卉 蒋" w:date="2025-08-15T12:01:00Z">
        <w:r w:rsidR="008027CB" w:rsidDel="00BC279D">
          <w:rPr>
            <w:lang w:val="en-US"/>
          </w:rPr>
          <w:delText>.</w:delText>
        </w:r>
        <w:commentRangeEnd w:id="434"/>
        <w:r w:rsidR="00F36932" w:rsidDel="00BC279D">
          <w:rPr>
            <w:rStyle w:val="CommentReference"/>
          </w:rPr>
          <w:commentReference w:id="434"/>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3"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55"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08"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34"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5169"/>
    <w:rsid w:val="007F00D0"/>
    <w:rsid w:val="008027CB"/>
    <w:rsid w:val="00804A53"/>
    <w:rsid w:val="00845CD2"/>
    <w:rsid w:val="00871042"/>
    <w:rsid w:val="00931BB8"/>
    <w:rsid w:val="00A16A7F"/>
    <w:rsid w:val="00AD1703"/>
    <w:rsid w:val="00B40A48"/>
    <w:rsid w:val="00B43A2E"/>
    <w:rsid w:val="00BC279D"/>
    <w:rsid w:val="00BC2EAE"/>
    <w:rsid w:val="00BD7A65"/>
    <w:rsid w:val="00C450C0"/>
    <w:rsid w:val="00CD66D8"/>
    <w:rsid w:val="00CE3B85"/>
    <w:rsid w:val="00D207AD"/>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3338</Words>
  <Characters>19029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20</cp:revision>
  <dcterms:created xsi:type="dcterms:W3CDTF">2025-08-14T17:30:00Z</dcterms:created>
  <dcterms:modified xsi:type="dcterms:W3CDTF">2025-08-18T15:49:00Z</dcterms:modified>
</cp:coreProperties>
</file>