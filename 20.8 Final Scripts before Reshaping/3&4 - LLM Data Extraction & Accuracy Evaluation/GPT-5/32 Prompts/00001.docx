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27BA7" w14:textId="455E75AA" w:rsidR="00B40A48" w:rsidRPr="00FB2D8D" w:rsidDel="005644E7" w:rsidRDefault="00B40A48">
      <w:pPr>
        <w:rPr>
          <w:del w:id="0" w:author="雅卉 蒋" w:date="2025-08-18T16:31:00Z"/>
          <w:sz w:val="36"/>
          <w:szCs w:val="36"/>
          <w:lang w:val="en-US"/>
        </w:rPr>
      </w:pPr>
      <w:del w:id="1" w:author="雅卉 蒋" w:date="2025-08-18T16:31:00Z">
        <w:r w:rsidRPr="00FB2D8D" w:rsidDel="005644E7">
          <w:rPr>
            <w:sz w:val="36"/>
            <w:szCs w:val="36"/>
            <w:lang w:val="en-US"/>
          </w:rPr>
          <w:delText>Prom</w:delText>
        </w:r>
        <w:r w:rsidR="00FB2D8D" w:rsidDel="005644E7">
          <w:rPr>
            <w:sz w:val="36"/>
            <w:szCs w:val="36"/>
            <w:lang w:val="en-US"/>
          </w:rPr>
          <w:delText>p</w:delText>
        </w:r>
        <w:r w:rsidRPr="00FB2D8D" w:rsidDel="005644E7">
          <w:rPr>
            <w:sz w:val="36"/>
            <w:szCs w:val="36"/>
            <w:lang w:val="en-US"/>
          </w:rPr>
          <w:delText>t</w:delText>
        </w:r>
      </w:del>
    </w:p>
    <w:p w14:paraId="7C1E90B4" w14:textId="53D4C34A" w:rsidR="00B40A48" w:rsidDel="005644E7" w:rsidRDefault="00B40A48">
      <w:pPr>
        <w:rPr>
          <w:del w:id="2" w:author="雅卉 蒋" w:date="2025-08-18T16:31:00Z"/>
          <w:lang w:val="en-US"/>
        </w:rPr>
      </w:pPr>
    </w:p>
    <w:p w14:paraId="3BA23DD4" w14:textId="181BB796" w:rsidR="00B40A48" w:rsidRPr="00FB2D8D" w:rsidDel="005644E7" w:rsidRDefault="00B40A48" w:rsidP="00FB2D8D">
      <w:pPr>
        <w:pStyle w:val="ListParagraph"/>
        <w:numPr>
          <w:ilvl w:val="0"/>
          <w:numId w:val="1"/>
        </w:numPr>
        <w:rPr>
          <w:del w:id="3" w:author="雅卉 蒋" w:date="2025-08-18T16:31:00Z"/>
          <w:sz w:val="28"/>
          <w:szCs w:val="28"/>
          <w:lang w:val="en-US"/>
        </w:rPr>
      </w:pPr>
      <w:del w:id="4" w:author="雅卉 蒋" w:date="2025-08-18T16:31:00Z">
        <w:r w:rsidRPr="00FB2D8D" w:rsidDel="005644E7">
          <w:rPr>
            <w:sz w:val="28"/>
            <w:szCs w:val="28"/>
            <w:lang w:val="en-US"/>
          </w:rPr>
          <w:delText>Initial:</w:delText>
        </w:r>
        <w:r w:rsidR="00FB2D8D" w:rsidDel="005644E7">
          <w:rPr>
            <w:sz w:val="28"/>
            <w:szCs w:val="28"/>
            <w:lang w:val="en-US"/>
          </w:rPr>
          <w:delText xml:space="preserve"> (</w:delText>
        </w:r>
        <w:r w:rsidR="00FB2D8D" w:rsidRPr="00FB2D8D" w:rsidDel="005644E7">
          <w:rPr>
            <w:sz w:val="28"/>
            <w:szCs w:val="28"/>
            <w:lang w:val="en-US"/>
          </w:rPr>
          <w:delText>Clear &amp; Specific Instructions + Role Assignment + Step-by-step Instructions + Schema-based</w:delText>
        </w:r>
        <w:r w:rsidR="00FB2D8D" w:rsidDel="005644E7">
          <w:rPr>
            <w:sz w:val="28"/>
            <w:szCs w:val="28"/>
            <w:lang w:val="en-US"/>
          </w:rPr>
          <w:delText>)</w:delText>
        </w:r>
      </w:del>
    </w:p>
    <w:p w14:paraId="5A2AD258" w14:textId="77777777" w:rsidR="00F368F6" w:rsidRPr="00F368F6" w:rsidRDefault="00F368F6" w:rsidP="00F368F6">
      <w:pPr>
        <w:rPr>
          <w:lang w:val="en-US"/>
        </w:rPr>
      </w:pPr>
      <w:bookmarkStart w:id="5" w:name="OLE_LINK1"/>
      <w:bookmarkStart w:id="6" w:name="OLE_LINK2"/>
      <w:bookmarkStart w:id="7" w:name="OLE_LINK3"/>
      <w:r w:rsidRPr="00F368F6">
        <w:rPr>
          <w:lang w:val="en-US"/>
        </w:rPr>
        <w:t>"""</w:t>
      </w:r>
    </w:p>
    <w:p w14:paraId="37D45C20" w14:textId="77777777" w:rsidR="00F368F6" w:rsidRPr="00F368F6" w:rsidRDefault="00F368F6" w:rsidP="00F368F6">
      <w:pPr>
        <w:rPr>
          <w:lang w:val="en-US"/>
        </w:rPr>
      </w:pPr>
      <w:r w:rsidRPr="00F368F6">
        <w:rPr>
          <w:lang w:val="en-US"/>
        </w:rPr>
        <w:t>You are a medical researcher, processing individual patient data from a publication database on N-Methyl-D-Aspartate Receptor Antibody Encephalitis (NMDARE) for an Individual Patient Data Meta-Analysis (IPDMA).</w:t>
      </w:r>
    </w:p>
    <w:p w14:paraId="68DF0F84" w14:textId="77777777" w:rsidR="00F368F6" w:rsidRPr="00F368F6" w:rsidRDefault="00F368F6" w:rsidP="00F368F6">
      <w:pPr>
        <w:rPr>
          <w:lang w:val="en-US"/>
        </w:rPr>
      </w:pPr>
    </w:p>
    <w:p w14:paraId="50631744" w14:textId="77777777" w:rsidR="00F368F6" w:rsidRPr="00F368F6" w:rsidRDefault="00F368F6" w:rsidP="00F368F6">
      <w:pPr>
        <w:rPr>
          <w:lang w:val="en-US"/>
        </w:rPr>
      </w:pPr>
      <w:r w:rsidRPr="00F368F6">
        <w:rPr>
          <w:lang w:val="en-US"/>
        </w:rPr>
        <w:t xml:space="preserve">Please identify NMDARE patients in the input publications. </w:t>
      </w:r>
    </w:p>
    <w:p w14:paraId="04805D27" w14:textId="77777777" w:rsidR="00F368F6" w:rsidRPr="00F368F6" w:rsidRDefault="00F368F6" w:rsidP="00F368F6">
      <w:pPr>
        <w:rPr>
          <w:lang w:val="en-US"/>
        </w:rPr>
      </w:pPr>
      <w:r w:rsidRPr="00F368F6">
        <w:rPr>
          <w:lang w:val="en-US"/>
        </w:rPr>
        <w:t xml:space="preserve">The inclusion criteria for cases are: (1) patients with NMDARE with positive NMDAR antibodies in serum and/or cerebrospinal fluid (CSF); (2) </w:t>
      </w:r>
      <w:r w:rsidR="00931BB8">
        <w:rPr>
          <w:lang w:val="en-US"/>
        </w:rPr>
        <w:t xml:space="preserve">their </w:t>
      </w:r>
      <w:r w:rsidRPr="00F368F6">
        <w:rPr>
          <w:lang w:val="en-US"/>
        </w:rPr>
        <w:t>individual patient data on immunotherapy</w:t>
      </w:r>
      <w:r w:rsidR="00931BB8">
        <w:rPr>
          <w:lang w:val="en-US"/>
        </w:rPr>
        <w:t xml:space="preserve"> was </w:t>
      </w:r>
      <w:r w:rsidR="00931BB8" w:rsidRPr="00F368F6">
        <w:rPr>
          <w:lang w:val="en-US"/>
        </w:rPr>
        <w:t>provided</w:t>
      </w:r>
      <w:r w:rsidRPr="00F368F6">
        <w:rPr>
          <w:lang w:val="en-US"/>
        </w:rPr>
        <w:t>.</w:t>
      </w:r>
    </w:p>
    <w:p w14:paraId="4B8265A7" w14:textId="77777777" w:rsidR="00F368F6" w:rsidRDefault="00F368F6" w:rsidP="00F368F6">
      <w:pPr>
        <w:rPr>
          <w:ins w:id="8" w:author="雅卉 蒋" w:date="2025-08-17T20:59:00Z"/>
          <w:lang w:val="en-US"/>
        </w:rPr>
      </w:pPr>
      <w:r w:rsidRPr="00F368F6">
        <w:rPr>
          <w:lang w:val="en-US"/>
        </w:rPr>
        <w:t>The exclusion criteria for cases are: (1) patients with NMDARE preceded by central nervous system infection (</w:t>
      </w:r>
      <w:r w:rsidR="00931BB8">
        <w:rPr>
          <w:lang w:val="en-US"/>
        </w:rPr>
        <w:t>e.g</w:t>
      </w:r>
      <w:r w:rsidR="00931BB8">
        <w:rPr>
          <w:rFonts w:hint="eastAsia"/>
          <w:lang w:val="en-US"/>
        </w:rPr>
        <w:t>.</w:t>
      </w:r>
      <w:r w:rsidRPr="00F368F6">
        <w:rPr>
          <w:lang w:val="en-US"/>
        </w:rPr>
        <w:t xml:space="preserve">, herpes simplex virus encephalitis); (2) </w:t>
      </w:r>
      <w:r w:rsidR="00931BB8">
        <w:rPr>
          <w:lang w:val="en-US"/>
        </w:rPr>
        <w:t xml:space="preserve">patients in </w:t>
      </w:r>
      <w:r w:rsidRPr="00F368F6">
        <w:rPr>
          <w:lang w:val="en-US"/>
        </w:rPr>
        <w:t>large cohorts where individual patient details were not available.</w:t>
      </w:r>
    </w:p>
    <w:p w14:paraId="124D045D" w14:textId="77777777" w:rsidR="00FB2754" w:rsidRDefault="00FB2754" w:rsidP="00F368F6">
      <w:pPr>
        <w:rPr>
          <w:ins w:id="9" w:author="雅卉 蒋" w:date="2025-08-17T20:59:00Z"/>
          <w:lang w:val="en-US"/>
        </w:rPr>
      </w:pPr>
    </w:p>
    <w:p w14:paraId="20845E71" w14:textId="4F5E53E4" w:rsidR="00FB2754" w:rsidRDefault="00FB2754" w:rsidP="00F368F6">
      <w:pPr>
        <w:rPr>
          <w:ins w:id="10" w:author="雅卉 蒋" w:date="2025-08-17T20:59:00Z"/>
          <w:lang w:val="en-US"/>
        </w:rPr>
      </w:pPr>
      <w:ins w:id="11" w:author="雅卉 蒋" w:date="2025-08-17T20:59:00Z">
        <w:r>
          <w:rPr>
            <w:lang w:val="en-US"/>
          </w:rPr>
          <w:t>Instruction:</w:t>
        </w:r>
      </w:ins>
    </w:p>
    <w:p w14:paraId="10E99576" w14:textId="4CB2C5AE" w:rsidR="00FB2754" w:rsidRDefault="00FB2754" w:rsidP="00F368F6">
      <w:pPr>
        <w:rPr>
          <w:ins w:id="12" w:author="雅卉 蒋" w:date="2025-08-17T21:01:00Z"/>
          <w:lang w:val="en-US"/>
        </w:rPr>
      </w:pPr>
      <w:ins w:id="13" w:author="雅卉 蒋" w:date="2025-08-17T20:59:00Z">
        <w:r>
          <w:rPr>
            <w:lang w:val="en-US"/>
          </w:rPr>
          <w:t xml:space="preserve">(1) </w:t>
        </w:r>
      </w:ins>
      <w:ins w:id="14" w:author="雅卉 蒋" w:date="2025-08-17T21:01:00Z">
        <w:r>
          <w:rPr>
            <w:lang w:val="en-US"/>
          </w:rPr>
          <w:t>Score clinical and treatment features as Yes if they occurred at any time during the first disease event (i.e. first clinical episode of NMDARE), disregarding any subsequent relapses. Extract continuous and categorical features values from the first event where applicable. However M</w:t>
        </w:r>
        <w:r w:rsidRPr="00F368F6">
          <w:rPr>
            <w:lang w:val="en-US"/>
          </w:rPr>
          <w:t>onthsToFU</w:t>
        </w:r>
        <w:r>
          <w:rPr>
            <w:lang w:val="en-US"/>
          </w:rPr>
          <w:t xml:space="preserve">, </w:t>
        </w:r>
        <w:r w:rsidRPr="00F368F6">
          <w:rPr>
            <w:lang w:val="en-US"/>
          </w:rPr>
          <w:t>FinalMR</w:t>
        </w:r>
        <w:r>
          <w:rPr>
            <w:lang w:val="en-US"/>
          </w:rPr>
          <w:t xml:space="preserve">S and </w:t>
        </w:r>
        <w:r w:rsidRPr="00F368F6">
          <w:rPr>
            <w:lang w:val="en-US"/>
          </w:rPr>
          <w:t>Relapse</w:t>
        </w:r>
        <w:r>
          <w:rPr>
            <w:lang w:val="en-US"/>
          </w:rPr>
          <w:t xml:space="preserve"> regard the whole disease course.</w:t>
        </w:r>
      </w:ins>
    </w:p>
    <w:p w14:paraId="013BF039" w14:textId="77777777" w:rsidR="00000DD2" w:rsidRPr="00F368F6" w:rsidRDefault="00000DD2" w:rsidP="00000DD2">
      <w:pPr>
        <w:rPr>
          <w:ins w:id="15" w:author="雅卉 蒋" w:date="2025-08-18T16:18:00Z"/>
          <w:lang w:val="en-US"/>
        </w:rPr>
      </w:pPr>
      <w:ins w:id="16" w:author="雅卉 蒋" w:date="2025-08-18T16:18:00Z">
        <w:r>
          <w:rPr>
            <w:lang w:val="en-US"/>
          </w:rPr>
          <w:t xml:space="preserve">(2) </w:t>
        </w:r>
        <w:r w:rsidRPr="00F368F6">
          <w:rPr>
            <w:lang w:val="en-US"/>
          </w:rPr>
          <w:t>Binary features should be represented as 1</w:t>
        </w:r>
        <w:r>
          <w:rPr>
            <w:lang w:val="en-US"/>
          </w:rPr>
          <w:t xml:space="preserve"> (Female/Abnormal/Yes/Present)</w:t>
        </w:r>
        <w:r w:rsidRPr="00F368F6">
          <w:rPr>
            <w:lang w:val="en-US"/>
          </w:rPr>
          <w:t xml:space="preserve"> or 0</w:t>
        </w:r>
        <w:r>
          <w:rPr>
            <w:lang w:val="en-US"/>
          </w:rPr>
          <w:t xml:space="preserve"> (Male/Normal/No/Absent/U</w:t>
        </w:r>
        <w:r w:rsidRPr="00F368F6">
          <w:rPr>
            <w:lang w:val="en-US"/>
          </w:rPr>
          <w:t>nknown</w:t>
        </w:r>
        <w:r>
          <w:rPr>
            <w:lang w:val="en-US"/>
          </w:rPr>
          <w:t>/U</w:t>
        </w:r>
        <w:r w:rsidRPr="00F368F6">
          <w:rPr>
            <w:lang w:val="en-US"/>
          </w:rPr>
          <w:t>navailable</w:t>
        </w:r>
        <w:r>
          <w:rPr>
            <w:lang w:val="en-US"/>
          </w:rPr>
          <w:t>/I</w:t>
        </w:r>
        <w:r w:rsidRPr="00F368F6">
          <w:rPr>
            <w:lang w:val="en-US"/>
          </w:rPr>
          <w:t>ncomplete</w:t>
        </w:r>
        <w:r>
          <w:rPr>
            <w:lang w:val="en-US"/>
          </w:rPr>
          <w:t>).</w:t>
        </w:r>
        <w:r w:rsidRPr="00F368F6">
          <w:rPr>
            <w:lang w:val="en-US"/>
          </w:rPr>
          <w:t xml:space="preserve"> </w:t>
        </w:r>
        <w:r>
          <w:rPr>
            <w:lang w:val="en-US"/>
          </w:rPr>
          <w:t>C</w:t>
        </w:r>
        <w:r w:rsidRPr="00F368F6">
          <w:rPr>
            <w:lang w:val="en-US"/>
          </w:rPr>
          <w:t>ontinuous features should be represented as numbers</w:t>
        </w:r>
        <w:r>
          <w:rPr>
            <w:lang w:val="en-US"/>
          </w:rPr>
          <w:t>. C</w:t>
        </w:r>
        <w:r w:rsidRPr="00F368F6">
          <w:rPr>
            <w:lang w:val="en-US"/>
          </w:rPr>
          <w:t>ategorical features should be represented as strings</w:t>
        </w:r>
        <w:r>
          <w:rPr>
            <w:lang w:val="en-US"/>
          </w:rPr>
          <w:t xml:space="preserve"> (choose the matching category from the provided list)</w:t>
        </w:r>
        <w:r w:rsidRPr="00F368F6">
          <w:rPr>
            <w:lang w:val="en-US"/>
          </w:rPr>
          <w:t>. If</w:t>
        </w:r>
        <w:r>
          <w:rPr>
            <w:lang w:val="en-US"/>
          </w:rPr>
          <w:t xml:space="preserve"> </w:t>
        </w:r>
        <w:r w:rsidRPr="00F368F6">
          <w:rPr>
            <w:lang w:val="en-US"/>
          </w:rPr>
          <w:t xml:space="preserve">the </w:t>
        </w:r>
        <w:r>
          <w:rPr>
            <w:lang w:val="en-US"/>
          </w:rPr>
          <w:t xml:space="preserve">continuous or the categorical </w:t>
        </w:r>
        <w:r w:rsidRPr="00F368F6">
          <w:rPr>
            <w:lang w:val="en-US"/>
          </w:rPr>
          <w:t xml:space="preserve">feature </w:t>
        </w:r>
        <w:r>
          <w:rPr>
            <w:lang w:val="en-US"/>
          </w:rPr>
          <w:t>is</w:t>
        </w:r>
        <w:r w:rsidRPr="00F368F6">
          <w:rPr>
            <w:lang w:val="en-US"/>
          </w:rPr>
          <w:t xml:space="preserve"> unknown, unavailable or incomplete, leave it as null.</w:t>
        </w:r>
      </w:ins>
    </w:p>
    <w:p w14:paraId="040D86DD" w14:textId="4A7B8F79" w:rsidR="00FB2754" w:rsidRPr="00F368F6" w:rsidDel="00000DD2" w:rsidRDefault="00FB2754" w:rsidP="00F368F6">
      <w:pPr>
        <w:rPr>
          <w:del w:id="17" w:author="雅卉 蒋" w:date="2025-08-18T16:18:00Z"/>
          <w:lang w:val="en-US"/>
        </w:rPr>
      </w:pPr>
    </w:p>
    <w:p w14:paraId="64829241" w14:textId="77777777" w:rsidR="00F368F6" w:rsidRPr="00F368F6" w:rsidRDefault="00F368F6" w:rsidP="00F368F6">
      <w:pPr>
        <w:rPr>
          <w:lang w:val="en-US"/>
        </w:rPr>
      </w:pPr>
    </w:p>
    <w:p w14:paraId="0031B89C" w14:textId="4182A9A4" w:rsidR="00F368F6" w:rsidRPr="00F368F6" w:rsidRDefault="00F368F6" w:rsidP="00551E28">
      <w:pPr>
        <w:rPr>
          <w:lang w:val="en-US"/>
        </w:rPr>
      </w:pPr>
      <w:r w:rsidRPr="00F368F6">
        <w:rPr>
          <w:lang w:val="en-US"/>
        </w:rPr>
        <w:t>Then extract the</w:t>
      </w:r>
      <w:del w:id="18" w:author="雅卉 蒋" w:date="2025-08-15T10:42:00Z">
        <w:r w:rsidRPr="00F368F6" w:rsidDel="007F00D0">
          <w:rPr>
            <w:lang w:val="en-US"/>
          </w:rPr>
          <w:delText>ir</w:delText>
        </w:r>
      </w:del>
      <w:r w:rsidRPr="00F368F6">
        <w:rPr>
          <w:lang w:val="en-US"/>
        </w:rPr>
        <w:t xml:space="preserve"> following features</w:t>
      </w:r>
      <w:ins w:id="19" w:author="雅卉 蒋" w:date="2025-08-15T10:42:00Z">
        <w:r w:rsidR="007F00D0">
          <w:rPr>
            <w:lang w:val="en-US"/>
          </w:rPr>
          <w:t xml:space="preserve"> </w:t>
        </w:r>
        <w:r w:rsidR="007F00D0">
          <w:rPr>
            <w:rFonts w:hint="eastAsia"/>
            <w:lang w:val="en-US"/>
          </w:rPr>
          <w:t>for</w:t>
        </w:r>
        <w:r w:rsidR="007F00D0">
          <w:rPr>
            <w:lang w:val="en-US"/>
          </w:rPr>
          <w:t xml:space="preserve"> each patient</w:t>
        </w:r>
      </w:ins>
      <w:ins w:id="20" w:author="Michael Eyre" w:date="2025-08-14T15:29:00Z">
        <w:r w:rsidR="00551E28">
          <w:rPr>
            <w:lang w:val="en-US"/>
          </w:rPr>
          <w:t xml:space="preserve">. </w:t>
        </w:r>
      </w:ins>
      <w:ins w:id="21" w:author="Michael Eyre" w:date="2025-08-14T18:16:00Z">
        <w:del w:id="22" w:author="雅卉 蒋" w:date="2025-08-17T21:01:00Z">
          <w:r w:rsidR="00C450C0" w:rsidDel="00FB2754">
            <w:rPr>
              <w:lang w:val="en-US"/>
            </w:rPr>
            <w:delText>Score</w:delText>
          </w:r>
        </w:del>
      </w:ins>
      <w:ins w:id="23" w:author="Michael Eyre" w:date="2025-08-14T15:41:00Z">
        <w:del w:id="24" w:author="雅卉 蒋" w:date="2025-08-17T21:01:00Z">
          <w:r w:rsidR="00ED5CB1" w:rsidDel="00FB2754">
            <w:rPr>
              <w:lang w:val="en-US"/>
            </w:rPr>
            <w:delText xml:space="preserve"> c</w:delText>
          </w:r>
        </w:del>
      </w:ins>
      <w:ins w:id="25" w:author="Michael Eyre" w:date="2025-08-14T15:29:00Z">
        <w:del w:id="26" w:author="雅卉 蒋" w:date="2025-08-17T21:01:00Z">
          <w:r w:rsidR="00551E28" w:rsidDel="00FB2754">
            <w:rPr>
              <w:lang w:val="en-US"/>
            </w:rPr>
            <w:delText>linical and treatment</w:delText>
          </w:r>
        </w:del>
      </w:ins>
      <w:ins w:id="27" w:author="Michael Eyre" w:date="2025-08-14T15:31:00Z">
        <w:del w:id="28" w:author="雅卉 蒋" w:date="2025-08-17T21:01:00Z">
          <w:r w:rsidR="00551E28" w:rsidDel="00FB2754">
            <w:rPr>
              <w:lang w:val="en-US"/>
            </w:rPr>
            <w:delText xml:space="preserve"> features</w:delText>
          </w:r>
        </w:del>
      </w:ins>
      <w:ins w:id="29" w:author="Michael Eyre" w:date="2025-08-14T15:29:00Z">
        <w:del w:id="30" w:author="雅卉 蒋" w:date="2025-08-17T21:01:00Z">
          <w:r w:rsidR="00551E28" w:rsidDel="00FB2754">
            <w:rPr>
              <w:lang w:val="en-US"/>
            </w:rPr>
            <w:delText xml:space="preserve"> </w:delText>
          </w:r>
        </w:del>
      </w:ins>
      <w:ins w:id="31" w:author="Michael Eyre" w:date="2025-08-14T18:18:00Z">
        <w:del w:id="32" w:author="雅卉 蒋" w:date="2025-08-17T21:01:00Z">
          <w:r w:rsidR="00C450C0" w:rsidDel="00FB2754">
            <w:rPr>
              <w:lang w:val="en-US"/>
            </w:rPr>
            <w:delText xml:space="preserve">as Yes </w:delText>
          </w:r>
        </w:del>
      </w:ins>
      <w:ins w:id="33" w:author="Michael Eyre" w:date="2025-08-14T18:16:00Z">
        <w:del w:id="34" w:author="雅卉 蒋" w:date="2025-08-17T21:01:00Z">
          <w:r w:rsidR="00C450C0" w:rsidDel="00FB2754">
            <w:rPr>
              <w:lang w:val="en-US"/>
            </w:rPr>
            <w:delText>if they occurred at any time during</w:delText>
          </w:r>
        </w:del>
      </w:ins>
      <w:ins w:id="35" w:author="Michael Eyre" w:date="2025-08-14T15:29:00Z">
        <w:del w:id="36" w:author="雅卉 蒋" w:date="2025-08-17T21:01:00Z">
          <w:r w:rsidR="00551E28" w:rsidDel="00FB2754">
            <w:rPr>
              <w:lang w:val="en-US"/>
            </w:rPr>
            <w:delText xml:space="preserve"> the </w:delText>
          </w:r>
        </w:del>
      </w:ins>
      <w:ins w:id="37" w:author="Michael Eyre" w:date="2025-08-14T18:16:00Z">
        <w:del w:id="38" w:author="雅卉 蒋" w:date="2025-08-17T21:01:00Z">
          <w:r w:rsidR="00C450C0" w:rsidDel="00FB2754">
            <w:rPr>
              <w:lang w:val="en-US"/>
            </w:rPr>
            <w:delText>first</w:delText>
          </w:r>
        </w:del>
      </w:ins>
      <w:ins w:id="39" w:author="Michael Eyre" w:date="2025-08-14T15:29:00Z">
        <w:del w:id="40" w:author="雅卉 蒋" w:date="2025-08-17T21:01:00Z">
          <w:r w:rsidR="00551E28" w:rsidDel="00FB2754">
            <w:rPr>
              <w:lang w:val="en-US"/>
            </w:rPr>
            <w:delText xml:space="preserve"> disease event (first </w:delText>
          </w:r>
        </w:del>
      </w:ins>
      <w:ins w:id="41" w:author="Michael Eyre" w:date="2025-08-14T18:16:00Z">
        <w:del w:id="42" w:author="雅卉 蒋" w:date="2025-08-17T21:01:00Z">
          <w:r w:rsidR="00C450C0" w:rsidDel="00FB2754">
            <w:rPr>
              <w:lang w:val="en-US"/>
            </w:rPr>
            <w:delText xml:space="preserve">clinical </w:delText>
          </w:r>
        </w:del>
      </w:ins>
      <w:ins w:id="43" w:author="Michael Eyre" w:date="2025-08-14T15:29:00Z">
        <w:del w:id="44" w:author="雅卉 蒋" w:date="2025-08-17T21:01:00Z">
          <w:r w:rsidR="00551E28" w:rsidDel="00FB2754">
            <w:rPr>
              <w:lang w:val="en-US"/>
            </w:rPr>
            <w:delText xml:space="preserve">episode of NMDARE), </w:delText>
          </w:r>
        </w:del>
      </w:ins>
      <w:ins w:id="45" w:author="Michael Eyre" w:date="2025-08-14T18:17:00Z">
        <w:del w:id="46" w:author="雅卉 蒋" w:date="2025-08-17T21:01:00Z">
          <w:r w:rsidR="00C450C0" w:rsidDel="00FB2754">
            <w:rPr>
              <w:lang w:val="en-US"/>
            </w:rPr>
            <w:delText>disregarding</w:delText>
          </w:r>
        </w:del>
      </w:ins>
      <w:ins w:id="47" w:author="Michael Eyre" w:date="2025-08-14T15:29:00Z">
        <w:del w:id="48" w:author="雅卉 蒋" w:date="2025-08-17T21:01:00Z">
          <w:r w:rsidR="00551E28" w:rsidDel="00FB2754">
            <w:rPr>
              <w:lang w:val="en-US"/>
            </w:rPr>
            <w:delText xml:space="preserve"> any subs</w:delText>
          </w:r>
        </w:del>
      </w:ins>
      <w:ins w:id="49" w:author="Michael Eyre" w:date="2025-08-14T15:30:00Z">
        <w:del w:id="50" w:author="雅卉 蒋" w:date="2025-08-17T21:01:00Z">
          <w:r w:rsidR="00551E28" w:rsidDel="00FB2754">
            <w:rPr>
              <w:lang w:val="en-US"/>
            </w:rPr>
            <w:delText>equent relapses</w:delText>
          </w:r>
        </w:del>
      </w:ins>
      <w:ins w:id="51" w:author="Michael Eyre" w:date="2025-08-14T18:18:00Z">
        <w:del w:id="52" w:author="雅卉 蒋" w:date="2025-08-15T10:56:00Z">
          <w:r w:rsidR="00C450C0" w:rsidDel="006B6046">
            <w:rPr>
              <w:lang w:val="en-US"/>
            </w:rPr>
            <w:delText>; h</w:delText>
          </w:r>
        </w:del>
      </w:ins>
      <w:ins w:id="53" w:author="Michael Eyre" w:date="2025-08-14T18:12:00Z">
        <w:del w:id="54" w:author="雅卉 蒋" w:date="2025-08-17T21:01:00Z">
          <w:r w:rsidR="00C450C0" w:rsidDel="00FB2754">
            <w:rPr>
              <w:lang w:val="en-US"/>
            </w:rPr>
            <w:delText>owever M</w:delText>
          </w:r>
        </w:del>
      </w:ins>
      <w:ins w:id="55" w:author="Michael Eyre" w:date="2025-08-14T15:30:00Z">
        <w:del w:id="56" w:author="雅卉 蒋" w:date="2025-08-17T21:01:00Z">
          <w:r w:rsidR="00551E28" w:rsidRPr="00F368F6" w:rsidDel="00FB2754">
            <w:rPr>
              <w:lang w:val="en-US"/>
            </w:rPr>
            <w:delText>onthsToFU</w:delText>
          </w:r>
          <w:r w:rsidR="00551E28" w:rsidDel="00FB2754">
            <w:rPr>
              <w:lang w:val="en-US"/>
            </w:rPr>
            <w:delText xml:space="preserve">, </w:delText>
          </w:r>
          <w:r w:rsidR="00551E28" w:rsidRPr="00F368F6" w:rsidDel="00FB2754">
            <w:rPr>
              <w:lang w:val="en-US"/>
            </w:rPr>
            <w:delText>FinalMR</w:delText>
          </w:r>
          <w:r w:rsidR="00551E28" w:rsidDel="00FB2754">
            <w:rPr>
              <w:lang w:val="en-US"/>
            </w:rPr>
            <w:delText xml:space="preserve">S and </w:delText>
          </w:r>
          <w:r w:rsidR="00551E28" w:rsidRPr="00F368F6" w:rsidDel="00FB2754">
            <w:rPr>
              <w:lang w:val="en-US"/>
            </w:rPr>
            <w:delText>Relapse</w:delText>
          </w:r>
        </w:del>
      </w:ins>
      <w:del w:id="57" w:author="雅卉 蒋" w:date="2025-08-17T21:01:00Z">
        <w:r w:rsidRPr="00F368F6" w:rsidDel="00FB2754">
          <w:rPr>
            <w:lang w:val="en-US"/>
          </w:rPr>
          <w:delText>:</w:delText>
        </w:r>
      </w:del>
      <w:ins w:id="58" w:author="Michael Eyre" w:date="2025-08-14T15:30:00Z">
        <w:del w:id="59" w:author="雅卉 蒋" w:date="2025-08-17T21:01:00Z">
          <w:r w:rsidR="00551E28" w:rsidDel="00FB2754">
            <w:rPr>
              <w:lang w:val="en-US"/>
            </w:rPr>
            <w:delText xml:space="preserve"> regard the whole disease course.</w:delText>
          </w:r>
        </w:del>
      </w:ins>
    </w:p>
    <w:p w14:paraId="0E83E8DB" w14:textId="77777777" w:rsidR="00F368F6" w:rsidRPr="00F368F6" w:rsidRDefault="00F368F6" w:rsidP="00F368F6">
      <w:pPr>
        <w:rPr>
          <w:lang w:val="en-US"/>
        </w:rPr>
      </w:pPr>
      <w:r w:rsidRPr="00F368F6">
        <w:rPr>
          <w:lang w:val="en-US"/>
        </w:rPr>
        <w:t>- Female: sex (female or not)</w:t>
      </w:r>
    </w:p>
    <w:p w14:paraId="7588C52A" w14:textId="442F6F51" w:rsidR="00F368F6" w:rsidRPr="00F368F6" w:rsidRDefault="00F368F6" w:rsidP="00F368F6">
      <w:pPr>
        <w:rPr>
          <w:lang w:val="en-US"/>
        </w:rPr>
      </w:pPr>
      <w:r w:rsidRPr="00F368F6">
        <w:rPr>
          <w:lang w:val="en-US"/>
        </w:rPr>
        <w:t>- Age: age</w:t>
      </w:r>
      <w:ins w:id="60" w:author="Michael Eyre" w:date="2025-08-14T15:07:00Z">
        <w:r w:rsidR="0073011A">
          <w:rPr>
            <w:lang w:val="en-US"/>
          </w:rPr>
          <w:t xml:space="preserve"> at disease onset</w:t>
        </w:r>
      </w:ins>
      <w:r w:rsidRPr="00F368F6">
        <w:rPr>
          <w:lang w:val="en-US"/>
        </w:rPr>
        <w:t xml:space="preserve"> (years)</w:t>
      </w:r>
    </w:p>
    <w:p w14:paraId="1B00DFE4" w14:textId="76FB2FF6" w:rsidR="00F368F6" w:rsidRPr="00F368F6" w:rsidRDefault="00F368F6" w:rsidP="00F368F6">
      <w:pPr>
        <w:rPr>
          <w:lang w:val="en-US"/>
        </w:rPr>
      </w:pPr>
      <w:r w:rsidRPr="00F368F6">
        <w:rPr>
          <w:lang w:val="en-US"/>
        </w:rPr>
        <w:t>- SpeechDys: presence of speech dysfunction (</w:t>
      </w:r>
      <w:ins w:id="61" w:author="Michael Eyre" w:date="2025-08-14T15:07:00Z">
        <w:r w:rsidR="0073011A">
          <w:rPr>
            <w:lang w:val="en-US"/>
          </w:rPr>
          <w:t xml:space="preserve">e.g. </w:t>
        </w:r>
      </w:ins>
      <w:r w:rsidRPr="00F368F6">
        <w:rPr>
          <w:lang w:val="en-US"/>
        </w:rPr>
        <w:t>pressured speech, verbal reduction, mutism)</w:t>
      </w:r>
    </w:p>
    <w:p w14:paraId="0B99EEA5" w14:textId="77777777" w:rsidR="00F368F6" w:rsidRPr="00F368F6" w:rsidRDefault="00F368F6" w:rsidP="00F368F6">
      <w:pPr>
        <w:rPr>
          <w:lang w:val="en-US"/>
        </w:rPr>
      </w:pPr>
      <w:r w:rsidRPr="00F368F6">
        <w:rPr>
          <w:lang w:val="en-US"/>
        </w:rPr>
        <w:t>- Seizures: presence of seizures</w:t>
      </w:r>
    </w:p>
    <w:p w14:paraId="2B64E7FD" w14:textId="6CAA496F" w:rsidR="00F368F6" w:rsidRPr="00F368F6" w:rsidRDefault="00F368F6" w:rsidP="00F368F6">
      <w:pPr>
        <w:rPr>
          <w:lang w:val="en-US"/>
        </w:rPr>
      </w:pPr>
      <w:r w:rsidRPr="00F368F6">
        <w:rPr>
          <w:lang w:val="en-US"/>
        </w:rPr>
        <w:t>- MvmtDis: presence of movement disorder</w:t>
      </w:r>
      <w:del w:id="62" w:author="雅卉 蒋" w:date="2025-08-15T10:57:00Z">
        <w:r w:rsidRPr="00F368F6" w:rsidDel="006B6046">
          <w:rPr>
            <w:lang w:val="en-US"/>
          </w:rPr>
          <w:delText xml:space="preserve">, </w:delText>
        </w:r>
      </w:del>
      <w:ins w:id="63" w:author="雅卉 蒋" w:date="2025-08-15T10:57:00Z">
        <w:r w:rsidR="006B6046">
          <w:rPr>
            <w:lang w:val="en-US"/>
          </w:rPr>
          <w:t xml:space="preserve"> (</w:t>
        </w:r>
      </w:ins>
      <w:ins w:id="64" w:author="Michael Eyre" w:date="2025-08-14T15:07:00Z">
        <w:r w:rsidR="0073011A">
          <w:rPr>
            <w:lang w:val="en-US"/>
          </w:rPr>
          <w:t xml:space="preserve">e.g. </w:t>
        </w:r>
      </w:ins>
      <w:r w:rsidRPr="00F368F6">
        <w:rPr>
          <w:lang w:val="en-US"/>
        </w:rPr>
        <w:t>dyskinesias, or rigidity/abnormal postures</w:t>
      </w:r>
      <w:ins w:id="65" w:author="雅卉 蒋" w:date="2025-08-15T10:57:00Z">
        <w:r w:rsidR="006B6046">
          <w:rPr>
            <w:lang w:val="en-US"/>
          </w:rPr>
          <w:t>)</w:t>
        </w:r>
      </w:ins>
    </w:p>
    <w:p w14:paraId="5924A9A7" w14:textId="77777777" w:rsidR="00F368F6" w:rsidRPr="00F368F6" w:rsidRDefault="00F368F6" w:rsidP="00F368F6">
      <w:pPr>
        <w:rPr>
          <w:lang w:val="en-US"/>
        </w:rPr>
      </w:pPr>
      <w:r w:rsidRPr="00F368F6">
        <w:rPr>
          <w:lang w:val="en-US"/>
        </w:rPr>
        <w:t>- Obtunded: presence of decreased level of consciousness</w:t>
      </w:r>
    </w:p>
    <w:p w14:paraId="6E8D5637" w14:textId="77777777" w:rsidR="00F368F6" w:rsidRPr="00F368F6" w:rsidRDefault="00F368F6" w:rsidP="00F368F6">
      <w:pPr>
        <w:rPr>
          <w:lang w:val="en-US"/>
        </w:rPr>
      </w:pPr>
      <w:r w:rsidRPr="00F368F6">
        <w:rPr>
          <w:lang w:val="en-US"/>
        </w:rPr>
        <w:t>- BrainstemDys: presence of autonomic dysfunction or central hypoventilation</w:t>
      </w:r>
    </w:p>
    <w:p w14:paraId="3F31610F" w14:textId="77777777" w:rsidR="00F368F6" w:rsidRPr="00F368F6" w:rsidRDefault="00F368F6" w:rsidP="00F368F6">
      <w:pPr>
        <w:rPr>
          <w:lang w:val="en-US"/>
        </w:rPr>
      </w:pPr>
      <w:r w:rsidRPr="00F368F6">
        <w:rPr>
          <w:lang w:val="en-US"/>
        </w:rPr>
        <w:t>- BehCogImp: presence of abnormal (psychiatric) behaviour or cognitive dysfunction</w:t>
      </w:r>
    </w:p>
    <w:p w14:paraId="646557A3" w14:textId="151662F8" w:rsidR="00F368F6" w:rsidRPr="00F368F6" w:rsidRDefault="00F368F6" w:rsidP="00F368F6">
      <w:pPr>
        <w:rPr>
          <w:lang w:val="en-US"/>
        </w:rPr>
      </w:pPr>
      <w:r w:rsidRPr="00F368F6">
        <w:rPr>
          <w:lang w:val="en-US"/>
        </w:rPr>
        <w:t>- ITU: whether admitted to an intensive care unit</w:t>
      </w:r>
      <w:del w:id="66" w:author="Michael Eyre" w:date="2025-08-14T15:42:00Z">
        <w:r w:rsidR="004A68CB" w:rsidDel="00ED5CB1">
          <w:rPr>
            <w:lang w:val="en-US"/>
          </w:rPr>
          <w:delText xml:space="preserve"> </w:delText>
        </w:r>
        <w:r w:rsidR="004A68CB" w:rsidRPr="00F368F6" w:rsidDel="00ED5CB1">
          <w:rPr>
            <w:lang w:val="en-US"/>
          </w:rPr>
          <w:delText>(ever)</w:delText>
        </w:r>
      </w:del>
    </w:p>
    <w:p w14:paraId="1EDFE43B" w14:textId="00186704" w:rsidR="00F368F6" w:rsidRPr="00F368F6" w:rsidRDefault="00F368F6" w:rsidP="00F368F6">
      <w:pPr>
        <w:rPr>
          <w:lang w:val="en-US"/>
        </w:rPr>
      </w:pPr>
      <w:r w:rsidRPr="00F368F6">
        <w:rPr>
          <w:lang w:val="en-US"/>
        </w:rPr>
        <w:t>- WorstMRSAcute: worst mRS</w:t>
      </w:r>
      <w:ins w:id="67" w:author="雅卉 蒋" w:date="2025-08-15T11:00:00Z">
        <w:r w:rsidR="006B6046">
          <w:rPr>
            <w:lang w:val="en-US"/>
          </w:rPr>
          <w:t xml:space="preserve"> </w:t>
        </w:r>
      </w:ins>
      <w:ins w:id="68" w:author="雅卉 蒋" w:date="2025-08-15T11:01:00Z">
        <w:r w:rsidR="006B6046">
          <w:rPr>
            <w:lang w:val="en-US"/>
          </w:rPr>
          <w:t>(</w:t>
        </w:r>
        <w:r w:rsidR="006B6046" w:rsidRPr="008D1F6C">
          <w:rPr>
            <w:rStyle w:val="Strong"/>
            <w:b w:val="0"/>
            <w:bCs w:val="0"/>
            <w:color w:val="000000"/>
          </w:rPr>
          <w:t>modified Rankin Scale</w:t>
        </w:r>
      </w:ins>
      <w:ins w:id="69" w:author="雅卉 蒋" w:date="2025-08-15T11:08:00Z">
        <w:r w:rsidR="004B7C19">
          <w:rPr>
            <w:rStyle w:val="Strong"/>
            <w:b w:val="0"/>
            <w:bCs w:val="0"/>
            <w:color w:val="000000"/>
            <w:lang w:val="en-US"/>
          </w:rPr>
          <w:t xml:space="preserve"> (</w:t>
        </w:r>
      </w:ins>
      <w:ins w:id="70" w:author="雅卉 蒋" w:date="2025-08-17T17:00:00Z">
        <w:r w:rsidR="00CD66D8">
          <w:rPr>
            <w:rStyle w:val="Strong"/>
            <w:b w:val="0"/>
            <w:bCs w:val="0"/>
            <w:color w:val="000000"/>
            <w:lang w:val="en-US"/>
          </w:rPr>
          <w:t xml:space="preserve">integer score </w:t>
        </w:r>
      </w:ins>
      <w:ins w:id="71" w:author="雅卉 蒋" w:date="2025-08-17T16:52:00Z">
        <w:r w:rsidR="00E90753">
          <w:rPr>
            <w:rStyle w:val="Strong"/>
            <w:b w:val="0"/>
            <w:bCs w:val="0"/>
            <w:color w:val="000000"/>
            <w:lang w:val="en-US"/>
          </w:rPr>
          <w:t xml:space="preserve">ranging from </w:t>
        </w:r>
      </w:ins>
      <w:ins w:id="72" w:author="雅卉 蒋" w:date="2025-08-15T11:08:00Z">
        <w:r w:rsidR="004B7C19">
          <w:rPr>
            <w:rStyle w:val="Strong"/>
            <w:b w:val="0"/>
            <w:bCs w:val="0"/>
            <w:color w:val="000000"/>
            <w:lang w:val="en-US"/>
          </w:rPr>
          <w:t>0</w:t>
        </w:r>
      </w:ins>
      <w:ins w:id="73" w:author="雅卉 蒋" w:date="2025-08-17T16:52:00Z">
        <w:r w:rsidR="00E90753">
          <w:rPr>
            <w:rStyle w:val="Strong"/>
            <w:b w:val="0"/>
            <w:bCs w:val="0"/>
            <w:color w:val="000000"/>
            <w:lang w:val="en-US"/>
          </w:rPr>
          <w:t xml:space="preserve"> (no symptoms) to </w:t>
        </w:r>
      </w:ins>
      <w:ins w:id="74" w:author="雅卉 蒋" w:date="2025-08-15T11:08:00Z">
        <w:r w:rsidR="004B7C19">
          <w:rPr>
            <w:rStyle w:val="Strong"/>
            <w:b w:val="0"/>
            <w:bCs w:val="0"/>
            <w:color w:val="000000"/>
            <w:lang w:val="en-US"/>
          </w:rPr>
          <w:t>6</w:t>
        </w:r>
      </w:ins>
      <w:ins w:id="75" w:author="雅卉 蒋" w:date="2025-08-17T16:52:00Z">
        <w:r w:rsidR="00E90753">
          <w:rPr>
            <w:rStyle w:val="Strong"/>
            <w:b w:val="0"/>
            <w:bCs w:val="0"/>
            <w:color w:val="000000"/>
            <w:lang w:val="en-US"/>
          </w:rPr>
          <w:t xml:space="preserve"> (dead)</w:t>
        </w:r>
      </w:ins>
      <w:ins w:id="76" w:author="雅卉 蒋" w:date="2025-08-15T11:08:00Z">
        <w:r w:rsidR="004B7C19">
          <w:rPr>
            <w:rStyle w:val="Strong"/>
            <w:b w:val="0"/>
            <w:bCs w:val="0"/>
            <w:color w:val="000000"/>
            <w:lang w:val="en-US"/>
          </w:rPr>
          <w:t>)</w:t>
        </w:r>
      </w:ins>
      <w:ins w:id="77" w:author="雅卉 蒋" w:date="2025-08-15T11:01:00Z">
        <w:r w:rsidR="006B6046" w:rsidRPr="008D1F6C">
          <w:rPr>
            <w:rStyle w:val="Strong"/>
            <w:b w:val="0"/>
            <w:bCs w:val="0"/>
            <w:color w:val="000000"/>
          </w:rPr>
          <w:t xml:space="preserve"> </w:t>
        </w:r>
        <w:r w:rsidR="006B6046" w:rsidRPr="008D1F6C">
          <w:rPr>
            <w:rStyle w:val="Strong"/>
            <w:b w:val="0"/>
            <w:bCs w:val="0"/>
          </w:rPr>
          <w:t>for assessing functional independence and disability in patients with neurological disorders</w:t>
        </w:r>
        <w:r w:rsidR="006B6046" w:rsidRPr="008D1F6C">
          <w:rPr>
            <w:rStyle w:val="Strong"/>
            <w:b w:val="0"/>
            <w:bCs w:val="0"/>
            <w:color w:val="000000"/>
          </w:rPr>
          <w:t>)</w:t>
        </w:r>
      </w:ins>
      <w:r w:rsidRPr="006B6046">
        <w:rPr>
          <w:rStyle w:val="Strong"/>
          <w:b w:val="0"/>
          <w:bCs w:val="0"/>
          <w:color w:val="000000"/>
          <w:rPrChange w:id="78" w:author="雅卉 蒋" w:date="2025-08-15T11:01:00Z">
            <w:rPr>
              <w:lang w:val="en-US"/>
            </w:rPr>
          </w:rPrChange>
        </w:rPr>
        <w:t xml:space="preserve"> in</w:t>
      </w:r>
      <w:r w:rsidRPr="00F368F6">
        <w:rPr>
          <w:lang w:val="en-US"/>
        </w:rPr>
        <w:t xml:space="preserve"> the acute phase</w:t>
      </w:r>
    </w:p>
    <w:p w14:paraId="0E436103" w14:textId="65F240A1" w:rsidR="00F368F6" w:rsidRPr="00F368F6" w:rsidRDefault="00F368F6" w:rsidP="00F368F6">
      <w:pPr>
        <w:rPr>
          <w:lang w:val="en-US"/>
        </w:rPr>
      </w:pPr>
      <w:r w:rsidRPr="00F368F6">
        <w:rPr>
          <w:lang w:val="en-US"/>
        </w:rPr>
        <w:t>- EEGSlow: presence of focal or diffuse slow or disorganised activity in EEG</w:t>
      </w:r>
      <w:ins w:id="79" w:author="雅卉 蒋" w:date="2025-08-15T11:03:00Z">
        <w:r w:rsidR="004B7C19">
          <w:rPr>
            <w:lang w:val="en-US"/>
          </w:rPr>
          <w:t xml:space="preserve"> (E</w:t>
        </w:r>
        <w:r w:rsidR="004B7C19">
          <w:rPr>
            <w:rFonts w:hint="eastAsia"/>
            <w:lang w:val="en-US"/>
          </w:rPr>
          <w:t>le</w:t>
        </w:r>
      </w:ins>
      <w:ins w:id="80" w:author="雅卉 蒋" w:date="2025-08-15T11:04:00Z">
        <w:r w:rsidR="004B7C19">
          <w:rPr>
            <w:lang w:val="en-US"/>
          </w:rPr>
          <w:t>ctroencephalography</w:t>
        </w:r>
      </w:ins>
      <w:ins w:id="81" w:author="雅卉 蒋" w:date="2025-08-15T11:03:00Z">
        <w:r w:rsidR="004B7C19">
          <w:rPr>
            <w:lang w:val="en-US"/>
          </w:rPr>
          <w:t>)</w:t>
        </w:r>
      </w:ins>
      <w:del w:id="82" w:author="Michael Eyre" w:date="2025-08-14T18:16:00Z">
        <w:r w:rsidRPr="00F368F6" w:rsidDel="00C450C0">
          <w:rPr>
            <w:lang w:val="en-US"/>
          </w:rPr>
          <w:delText xml:space="preserve"> (</w:delText>
        </w:r>
      </w:del>
      <w:del w:id="83" w:author="Michael Eyre" w:date="2025-08-14T15:42:00Z">
        <w:r w:rsidRPr="00F368F6" w:rsidDel="00ED5CB1">
          <w:rPr>
            <w:lang w:val="en-US"/>
          </w:rPr>
          <w:delText>ever</w:delText>
        </w:r>
      </w:del>
      <w:del w:id="84" w:author="Michael Eyre" w:date="2025-08-14T18:16:00Z">
        <w:r w:rsidRPr="00F368F6" w:rsidDel="00C450C0">
          <w:rPr>
            <w:lang w:val="en-US"/>
          </w:rPr>
          <w:delText>)</w:delText>
        </w:r>
      </w:del>
    </w:p>
    <w:p w14:paraId="49ED5EB2" w14:textId="3893FEFD" w:rsidR="00F368F6" w:rsidRPr="00F368F6" w:rsidRDefault="00F368F6" w:rsidP="00F368F6">
      <w:pPr>
        <w:rPr>
          <w:lang w:val="en-US"/>
        </w:rPr>
      </w:pPr>
      <w:r w:rsidRPr="00F368F6">
        <w:rPr>
          <w:lang w:val="en-US"/>
        </w:rPr>
        <w:t>- EEGDeltaBrush: presence of delta brush in EEG</w:t>
      </w:r>
      <w:del w:id="85" w:author="Michael Eyre" w:date="2025-08-14T18:15:00Z">
        <w:r w:rsidRPr="00F368F6" w:rsidDel="00C450C0">
          <w:rPr>
            <w:lang w:val="en-US"/>
          </w:rPr>
          <w:delText xml:space="preserve"> (</w:delText>
        </w:r>
      </w:del>
      <w:del w:id="86" w:author="Michael Eyre" w:date="2025-08-14T18:14:00Z">
        <w:r w:rsidRPr="00F368F6" w:rsidDel="00C450C0">
          <w:rPr>
            <w:lang w:val="en-US"/>
          </w:rPr>
          <w:delText>ever</w:delText>
        </w:r>
      </w:del>
      <w:del w:id="87" w:author="Michael Eyre" w:date="2025-08-14T18:15:00Z">
        <w:r w:rsidRPr="00F368F6" w:rsidDel="00C450C0">
          <w:rPr>
            <w:lang w:val="en-US"/>
          </w:rPr>
          <w:delText>)</w:delText>
        </w:r>
      </w:del>
    </w:p>
    <w:p w14:paraId="3256ABC1" w14:textId="0507D25F" w:rsidR="00F368F6" w:rsidRPr="00F368F6" w:rsidRDefault="00F368F6" w:rsidP="00F368F6">
      <w:pPr>
        <w:rPr>
          <w:lang w:val="en-US"/>
        </w:rPr>
      </w:pPr>
      <w:r w:rsidRPr="00F368F6">
        <w:rPr>
          <w:lang w:val="en-US"/>
        </w:rPr>
        <w:t>- EEGEpileptiform: presentation of epileptiform discharges in EEG</w:t>
      </w:r>
      <w:del w:id="88" w:author="Michael Eyre" w:date="2025-08-14T18:15:00Z">
        <w:r w:rsidR="002240DD" w:rsidDel="00C450C0">
          <w:rPr>
            <w:lang w:val="en-US"/>
          </w:rPr>
          <w:delText xml:space="preserve"> </w:delText>
        </w:r>
        <w:r w:rsidR="002240DD" w:rsidRPr="00F368F6" w:rsidDel="00C450C0">
          <w:rPr>
            <w:lang w:val="en-US"/>
          </w:rPr>
          <w:delText>(ever)</w:delText>
        </w:r>
      </w:del>
    </w:p>
    <w:p w14:paraId="4207E3D4" w14:textId="570E6236" w:rsidR="00F368F6" w:rsidRPr="00F368F6" w:rsidRDefault="00F368F6" w:rsidP="00F368F6">
      <w:pPr>
        <w:rPr>
          <w:lang w:val="en-US"/>
        </w:rPr>
      </w:pPr>
      <w:commentRangeStart w:id="89"/>
      <w:r w:rsidRPr="00F368F6">
        <w:rPr>
          <w:lang w:val="en-US"/>
        </w:rPr>
        <w:t>- CSFPleo: whether pleocytosis in CSF</w:t>
      </w:r>
      <w:ins w:id="90" w:author="雅卉 蒋" w:date="2025-08-15T11:04:00Z">
        <w:r w:rsidR="004B7C19">
          <w:rPr>
            <w:lang w:val="en-US"/>
          </w:rPr>
          <w:t>(Cerebrospinal Fluid)</w:t>
        </w:r>
      </w:ins>
      <w:r w:rsidRPr="00F368F6">
        <w:rPr>
          <w:lang w:val="en-US"/>
        </w:rPr>
        <w:t xml:space="preserve"> (</w:t>
      </w:r>
      <w:ins w:id="91" w:author="雅卉 蒋" w:date="2025-08-15T11:05:00Z">
        <w:r w:rsidR="004B7C19">
          <w:rPr>
            <w:lang w:val="en-US"/>
          </w:rPr>
          <w:t xml:space="preserve">i.e. </w:t>
        </w:r>
      </w:ins>
      <w:r w:rsidRPr="00F368F6">
        <w:rPr>
          <w:lang w:val="en-US"/>
        </w:rPr>
        <w:t xml:space="preserve">Number of white blood cells per mm3 &gt;= 5) </w:t>
      </w:r>
      <w:del w:id="92" w:author="Michael Eyre" w:date="2025-08-14T15:43:00Z">
        <w:r w:rsidRPr="00F368F6" w:rsidDel="00ED5CB1">
          <w:rPr>
            <w:lang w:val="en-US"/>
          </w:rPr>
          <w:delText>or not?</w:delText>
        </w:r>
      </w:del>
    </w:p>
    <w:p w14:paraId="43BC1841" w14:textId="0AD283AC" w:rsidR="00F368F6" w:rsidRPr="00F368F6" w:rsidRDefault="00F368F6" w:rsidP="00F368F6">
      <w:pPr>
        <w:rPr>
          <w:lang w:val="en-US"/>
        </w:rPr>
      </w:pPr>
      <w:r w:rsidRPr="00F368F6">
        <w:rPr>
          <w:lang w:val="en-US"/>
        </w:rPr>
        <w:t xml:space="preserve">- CSFWBCQuant: </w:t>
      </w:r>
      <w:ins w:id="93" w:author="Michael Eyre" w:date="2025-08-14T18:18:00Z">
        <w:r w:rsidR="00C450C0">
          <w:rPr>
            <w:lang w:val="en-US"/>
          </w:rPr>
          <w:t xml:space="preserve">maximum </w:t>
        </w:r>
      </w:ins>
      <w:r w:rsidRPr="00F368F6">
        <w:rPr>
          <w:lang w:val="en-US"/>
        </w:rPr>
        <w:t xml:space="preserve">number of white blood cells per mm3 in CSF </w:t>
      </w:r>
      <w:commentRangeEnd w:id="89"/>
      <w:r w:rsidR="00ED5CB1">
        <w:rPr>
          <w:rStyle w:val="CommentReference"/>
        </w:rPr>
        <w:commentReference w:id="89"/>
      </w:r>
    </w:p>
    <w:p w14:paraId="21FB4018" w14:textId="3332068A" w:rsidR="00F368F6" w:rsidRPr="00F368F6" w:rsidRDefault="00F368F6" w:rsidP="00F368F6">
      <w:pPr>
        <w:rPr>
          <w:lang w:val="en-US"/>
        </w:rPr>
      </w:pPr>
      <w:r w:rsidRPr="00F368F6">
        <w:rPr>
          <w:lang w:val="en-US"/>
        </w:rPr>
        <w:lastRenderedPageBreak/>
        <w:t>- AbnMRIBrain: brain MRI</w:t>
      </w:r>
      <w:ins w:id="94" w:author="雅卉 蒋" w:date="2025-08-15T11:05:00Z">
        <w:r w:rsidR="004B7C19">
          <w:rPr>
            <w:lang w:val="en-US"/>
          </w:rPr>
          <w:t xml:space="preserve"> (Magnetic Resonance Imaging)</w:t>
        </w:r>
      </w:ins>
      <w:r w:rsidRPr="00F368F6">
        <w:rPr>
          <w:lang w:val="en-US"/>
        </w:rPr>
        <w:t xml:space="preserve"> </w:t>
      </w:r>
      <w:ins w:id="95" w:author="Michael Eyre" w:date="2025-08-14T18:19:00Z">
        <w:r w:rsidR="00C450C0">
          <w:rPr>
            <w:lang w:val="en-US"/>
          </w:rPr>
          <w:t>a</w:t>
        </w:r>
      </w:ins>
      <w:del w:id="96" w:author="Michael Eyre" w:date="2025-08-14T18:19:00Z">
        <w:r w:rsidRPr="00F368F6" w:rsidDel="00C450C0">
          <w:rPr>
            <w:lang w:val="en-US"/>
          </w:rPr>
          <w:delText>A</w:delText>
        </w:r>
      </w:del>
      <w:r w:rsidRPr="00F368F6">
        <w:rPr>
          <w:lang w:val="en-US"/>
        </w:rPr>
        <w:t>bnormal</w:t>
      </w:r>
      <w:ins w:id="97" w:author="Michael Eyre" w:date="2025-08-14T18:18:00Z">
        <w:r w:rsidR="00C450C0">
          <w:rPr>
            <w:lang w:val="en-US"/>
          </w:rPr>
          <w:t xml:space="preserve"> </w:t>
        </w:r>
      </w:ins>
      <w:ins w:id="98" w:author="Michael Eyre" w:date="2025-08-14T18:19:00Z">
        <w:r w:rsidR="00C450C0">
          <w:rPr>
            <w:lang w:val="en-US"/>
          </w:rPr>
          <w:t>(</w:t>
        </w:r>
      </w:ins>
      <w:ins w:id="99" w:author="Michael Eyre" w:date="2025-08-14T18:20:00Z">
        <w:r w:rsidR="00F36932">
          <w:rPr>
            <w:lang w:val="en-US"/>
          </w:rPr>
          <w:t xml:space="preserve">increased </w:t>
        </w:r>
      </w:ins>
      <w:ins w:id="100" w:author="Michael Eyre" w:date="2025-08-14T18:19:00Z">
        <w:r w:rsidR="00C450C0">
          <w:rPr>
            <w:lang w:val="en-US"/>
          </w:rPr>
          <w:t xml:space="preserve">T2/FLAIR </w:t>
        </w:r>
      </w:ins>
      <w:ins w:id="101" w:author="Michael Eyre" w:date="2025-08-14T18:20:00Z">
        <w:r w:rsidR="00F36932">
          <w:rPr>
            <w:lang w:val="en-US"/>
          </w:rPr>
          <w:t>paren</w:t>
        </w:r>
      </w:ins>
      <w:ins w:id="102" w:author="Michael Eyre" w:date="2025-08-14T18:21:00Z">
        <w:r w:rsidR="00F36932">
          <w:rPr>
            <w:lang w:val="en-US"/>
          </w:rPr>
          <w:t xml:space="preserve">chymal signal </w:t>
        </w:r>
      </w:ins>
      <w:ins w:id="103" w:author="Michael Eyre" w:date="2025-08-14T18:19:00Z">
        <w:r w:rsidR="00C450C0">
          <w:rPr>
            <w:lang w:val="en-US"/>
          </w:rPr>
          <w:t>intensity</w:t>
        </w:r>
      </w:ins>
      <w:ins w:id="104" w:author="Michael Eyre" w:date="2025-08-14T18:21:00Z">
        <w:r w:rsidR="00F36932">
          <w:rPr>
            <w:lang w:val="en-US"/>
          </w:rPr>
          <w:t xml:space="preserve"> or contrast enhancement</w:t>
        </w:r>
      </w:ins>
      <w:ins w:id="105" w:author="Michael Eyre" w:date="2025-08-14T18:19:00Z">
        <w:r w:rsidR="00C450C0">
          <w:rPr>
            <w:lang w:val="en-US"/>
          </w:rPr>
          <w:t>)</w:t>
        </w:r>
      </w:ins>
      <w:del w:id="106" w:author="Michael Eyre" w:date="2025-08-14T18:16:00Z">
        <w:r w:rsidRPr="00F368F6" w:rsidDel="00C450C0">
          <w:rPr>
            <w:lang w:val="en-US"/>
          </w:rPr>
          <w:delText xml:space="preserve"> (ever)</w:delText>
        </w:r>
      </w:del>
    </w:p>
    <w:p w14:paraId="3ED6A153" w14:textId="77777777" w:rsidR="00F368F6" w:rsidRPr="00F368F6" w:rsidRDefault="00F368F6" w:rsidP="00F368F6">
      <w:pPr>
        <w:rPr>
          <w:lang w:val="en-US"/>
        </w:rPr>
      </w:pPr>
      <w:r w:rsidRPr="00F368F6">
        <w:rPr>
          <w:lang w:val="en-US"/>
        </w:rPr>
        <w:t>- Tumour: presence of tumour</w:t>
      </w:r>
    </w:p>
    <w:p w14:paraId="4AF7C75E" w14:textId="1CAF0484" w:rsidR="00F368F6" w:rsidRPr="00F368F6" w:rsidRDefault="00F368F6" w:rsidP="00F368F6">
      <w:pPr>
        <w:rPr>
          <w:lang w:val="en-US"/>
        </w:rPr>
      </w:pPr>
      <w:r w:rsidRPr="00F368F6">
        <w:rPr>
          <w:lang w:val="en-US"/>
        </w:rPr>
        <w:t>- DaysToIT: number of days between</w:t>
      </w:r>
      <w:r w:rsidR="00094CBE">
        <w:rPr>
          <w:lang w:val="en-US"/>
        </w:rPr>
        <w:t xml:space="preserve"> symptom</w:t>
      </w:r>
      <w:r w:rsidRPr="00F368F6">
        <w:rPr>
          <w:lang w:val="en-US"/>
        </w:rPr>
        <w:t xml:space="preserve"> onset and first immun</w:t>
      </w:r>
      <w:ins w:id="107" w:author="Michael Eyre" w:date="2025-08-14T18:21:00Z">
        <w:r w:rsidR="00F36932">
          <w:rPr>
            <w:lang w:val="en-US"/>
          </w:rPr>
          <w:t>o</w:t>
        </w:r>
      </w:ins>
      <w:del w:id="108" w:author="Michael Eyre" w:date="2025-08-14T18:21:00Z">
        <w:r w:rsidRPr="00F368F6" w:rsidDel="00F36932">
          <w:rPr>
            <w:lang w:val="en-US"/>
          </w:rPr>
          <w:delText>e</w:delText>
        </w:r>
      </w:del>
      <w:r w:rsidRPr="00F368F6">
        <w:rPr>
          <w:lang w:val="en-US"/>
        </w:rPr>
        <w:t>therapy (days)</w:t>
      </w:r>
    </w:p>
    <w:p w14:paraId="1EA82F4D" w14:textId="1CE47AA4" w:rsidR="00F368F6" w:rsidRPr="00F368F6" w:rsidRDefault="00F368F6" w:rsidP="00F368F6">
      <w:pPr>
        <w:rPr>
          <w:lang w:val="en-US"/>
        </w:rPr>
      </w:pPr>
      <w:r w:rsidRPr="00F368F6">
        <w:rPr>
          <w:rFonts w:hint="eastAsia"/>
          <w:lang w:val="en-US"/>
        </w:rPr>
        <w:t>- ITWithin30Days: whether the time between onset and first immun</w:t>
      </w:r>
      <w:ins w:id="109" w:author="Michael Eyre" w:date="2025-08-14T18:21:00Z">
        <w:r w:rsidR="00F36932">
          <w:rPr>
            <w:lang w:val="en-US"/>
          </w:rPr>
          <w:t>o</w:t>
        </w:r>
      </w:ins>
      <w:del w:id="110" w:author="Michael Eyre" w:date="2025-08-14T18:21:00Z">
        <w:r w:rsidRPr="00F368F6" w:rsidDel="00F36932">
          <w:rPr>
            <w:rFonts w:hint="eastAsia"/>
            <w:lang w:val="en-US"/>
          </w:rPr>
          <w:delText>e</w:delText>
        </w:r>
      </w:del>
      <w:r w:rsidRPr="00F368F6">
        <w:rPr>
          <w:rFonts w:hint="eastAsia"/>
          <w:lang w:val="en-US"/>
        </w:rPr>
        <w:t xml:space="preserve">therapy </w:t>
      </w:r>
      <w:r w:rsidRPr="00F368F6">
        <w:rPr>
          <w:rFonts w:hint="eastAsia"/>
          <w:lang w:val="en-US"/>
        </w:rPr>
        <w:t>≤</w:t>
      </w:r>
      <w:r w:rsidRPr="00F368F6">
        <w:rPr>
          <w:rFonts w:hint="eastAsia"/>
          <w:lang w:val="en-US"/>
        </w:rPr>
        <w:t>30 days?</w:t>
      </w:r>
    </w:p>
    <w:p w14:paraId="352B61C2" w14:textId="012E96E3" w:rsidR="00F368F6" w:rsidRPr="00F368F6" w:rsidRDefault="00F368F6" w:rsidP="00F368F6">
      <w:pPr>
        <w:rPr>
          <w:lang w:val="en-US"/>
        </w:rPr>
      </w:pPr>
      <w:r w:rsidRPr="00F368F6">
        <w:rPr>
          <w:lang w:val="en-US"/>
        </w:rPr>
        <w:t xml:space="preserve">- IT1stLineCombo: the specific combination of first line immunotherapies the patient received at their first disease event. (First-line immunotherapies include: </w:t>
      </w:r>
      <w:ins w:id="111" w:author="Michael Eyre" w:date="2025-08-14T18:22:00Z">
        <w:r w:rsidR="00F36932">
          <w:rPr>
            <w:lang w:val="en-US"/>
          </w:rPr>
          <w:t>corticosteroids [</w:t>
        </w:r>
      </w:ins>
      <w:r w:rsidRPr="00F368F6">
        <w:rPr>
          <w:lang w:val="en-US"/>
        </w:rPr>
        <w:t>CS</w:t>
      </w:r>
      <w:ins w:id="112" w:author="Michael Eyre" w:date="2025-08-14T18:22:00Z">
        <w:r w:rsidR="00F36932">
          <w:rPr>
            <w:lang w:val="en-US"/>
          </w:rPr>
          <w:t>]</w:t>
        </w:r>
      </w:ins>
      <w:r w:rsidRPr="00F368F6">
        <w:rPr>
          <w:lang w:val="en-US"/>
        </w:rPr>
        <w:t xml:space="preserve">, </w:t>
      </w:r>
      <w:ins w:id="113" w:author="雅卉 蒋" w:date="2025-08-15T11:07:00Z">
        <w:r w:rsidR="004B7C19">
          <w:rPr>
            <w:lang w:val="en-US"/>
          </w:rPr>
          <w:t>I</w:t>
        </w:r>
        <w:r w:rsidR="004B7C19">
          <w:rPr>
            <w:rFonts w:hint="eastAsia"/>
            <w:lang w:val="en-US"/>
          </w:rPr>
          <w:t>n</w:t>
        </w:r>
        <w:r w:rsidR="004B7C19">
          <w:rPr>
            <w:lang w:val="en-US"/>
          </w:rPr>
          <w:t>travenous Immunoglobulin [</w:t>
        </w:r>
      </w:ins>
      <w:r w:rsidRPr="00F368F6">
        <w:rPr>
          <w:lang w:val="en-US"/>
        </w:rPr>
        <w:t>IVIG</w:t>
      </w:r>
      <w:ins w:id="114" w:author="雅卉 蒋" w:date="2025-08-15T11:07:00Z">
        <w:r w:rsidR="004B7C19">
          <w:rPr>
            <w:lang w:val="en-US"/>
          </w:rPr>
          <w:t>]</w:t>
        </w:r>
      </w:ins>
      <w:r w:rsidRPr="00F368F6">
        <w:rPr>
          <w:lang w:val="en-US"/>
        </w:rPr>
        <w:t xml:space="preserve">, </w:t>
      </w:r>
      <w:ins w:id="115" w:author="Michael Eyre" w:date="2025-08-14T18:22:00Z">
        <w:r w:rsidR="00F36932">
          <w:rPr>
            <w:lang w:val="en-US"/>
          </w:rPr>
          <w:t>therapeutic plasma exchange [</w:t>
        </w:r>
      </w:ins>
      <w:r w:rsidRPr="00F368F6">
        <w:rPr>
          <w:lang w:val="en-US"/>
        </w:rPr>
        <w:t>PE</w:t>
      </w:r>
      <w:ins w:id="116" w:author="Michael Eyre" w:date="2025-08-14T18:22:00Z">
        <w:r w:rsidR="00F36932">
          <w:rPr>
            <w:lang w:val="en-US"/>
          </w:rPr>
          <w:t>]</w:t>
        </w:r>
      </w:ins>
      <w:ins w:id="117" w:author="Michael Eyre" w:date="2025-08-14T18:23:00Z">
        <w:r w:rsidR="00F36932">
          <w:rPr>
            <w:lang w:val="en-US"/>
          </w:rPr>
          <w:t>/</w:t>
        </w:r>
      </w:ins>
      <w:ins w:id="118" w:author="Michael Eyre" w:date="2025-08-14T18:22:00Z">
        <w:r w:rsidR="00F36932">
          <w:rPr>
            <w:lang w:val="en-US"/>
          </w:rPr>
          <w:t>immunoadsorption [IA]</w:t>
        </w:r>
      </w:ins>
      <w:del w:id="119" w:author="雅卉 蒋" w:date="2025-08-17T17:08:00Z">
        <w:r w:rsidRPr="00F368F6" w:rsidDel="00781814">
          <w:rPr>
            <w:lang w:val="en-US"/>
          </w:rPr>
          <w:delText>; regardless of the order</w:delText>
        </w:r>
      </w:del>
      <w:ins w:id="120" w:author="雅卉 蒋" w:date="2025-08-17T17:08:00Z">
        <w:r w:rsidR="00781814">
          <w:rPr>
            <w:lang w:val="en-US"/>
          </w:rPr>
          <w:t>. M</w:t>
        </w:r>
      </w:ins>
      <w:ins w:id="121" w:author="雅卉 蒋" w:date="2025-08-17T17:07:00Z">
        <w:r w:rsidR="00781814">
          <w:rPr>
            <w:lang w:val="en-US"/>
          </w:rPr>
          <w:t>atched the drug combination to one of the following categories</w:t>
        </w:r>
      </w:ins>
      <w:ins w:id="122" w:author="雅卉 蒋" w:date="2025-08-17T17:08:00Z">
        <w:r w:rsidR="00781814">
          <w:rPr>
            <w:lang w:val="en-US"/>
          </w:rPr>
          <w:t xml:space="preserve">, </w:t>
        </w:r>
        <w:r w:rsidR="00781814" w:rsidRPr="00F368F6">
          <w:rPr>
            <w:lang w:val="en-US"/>
          </w:rPr>
          <w:t>regardless of the order</w:t>
        </w:r>
      </w:ins>
      <w:del w:id="123" w:author="雅卉 蒋" w:date="2025-08-17T17:08:00Z">
        <w:r w:rsidRPr="00F368F6" w:rsidDel="00781814">
          <w:rPr>
            <w:lang w:val="en-US"/>
          </w:rPr>
          <w:delText>). &lt;Categories include</w:delText>
        </w:r>
      </w:del>
      <w:r w:rsidRPr="00F368F6">
        <w:rPr>
          <w:lang w:val="en-US"/>
        </w:rPr>
        <w:t>: "None", "CS only", "CS+IVIG", "CS+IVIG+PE/IA", "CS+PE/IA", "IVIG only", "IVIG+PE/IA", "PE/IA only</w:t>
      </w:r>
      <w:del w:id="124" w:author="雅卉 蒋" w:date="2025-08-17T17:08:00Z">
        <w:r w:rsidRPr="00F368F6" w:rsidDel="00781814">
          <w:rPr>
            <w:lang w:val="en-US"/>
          </w:rPr>
          <w:delText>"&gt;</w:delText>
        </w:r>
      </w:del>
      <w:ins w:id="125" w:author="雅卉 蒋" w:date="2025-08-17T17:08:00Z">
        <w:r w:rsidR="00781814" w:rsidRPr="00F368F6">
          <w:rPr>
            <w:lang w:val="en-US"/>
          </w:rPr>
          <w:t>"</w:t>
        </w:r>
        <w:r w:rsidR="00781814">
          <w:rPr>
            <w:lang w:val="en-US"/>
          </w:rPr>
          <w:t>)</w:t>
        </w:r>
      </w:ins>
    </w:p>
    <w:p w14:paraId="5C521F93" w14:textId="2C376837" w:rsidR="00F368F6" w:rsidRPr="00F368F6" w:rsidRDefault="00F368F6" w:rsidP="00F368F6">
      <w:pPr>
        <w:rPr>
          <w:lang w:val="en-US"/>
        </w:rPr>
      </w:pPr>
      <w:r w:rsidRPr="00F368F6">
        <w:rPr>
          <w:lang w:val="en-US"/>
        </w:rPr>
        <w:t xml:space="preserve">- IT2ndLineRTX: </w:t>
      </w:r>
      <w:del w:id="126" w:author="Michael Eyre" w:date="2025-08-14T18:24:00Z">
        <w:r w:rsidRPr="00F368F6" w:rsidDel="00F36932">
          <w:rPr>
            <w:lang w:val="en-US"/>
          </w:rPr>
          <w:delText xml:space="preserve">use </w:delText>
        </w:r>
      </w:del>
      <w:ins w:id="127" w:author="Michael Eyre" w:date="2025-08-14T18:24:00Z">
        <w:r w:rsidR="00F36932">
          <w:rPr>
            <w:lang w:val="en-US"/>
          </w:rPr>
          <w:t>initiation</w:t>
        </w:r>
        <w:r w:rsidR="00F36932" w:rsidRPr="00F368F6">
          <w:rPr>
            <w:lang w:val="en-US"/>
          </w:rPr>
          <w:t xml:space="preserve"> </w:t>
        </w:r>
      </w:ins>
      <w:r w:rsidRPr="00F368F6">
        <w:rPr>
          <w:lang w:val="en-US"/>
        </w:rPr>
        <w:t xml:space="preserve">of </w:t>
      </w:r>
      <w:ins w:id="128" w:author="Michael Eyre" w:date="2025-08-14T18:24:00Z">
        <w:r w:rsidR="00F36932">
          <w:rPr>
            <w:lang w:val="en-US"/>
          </w:rPr>
          <w:t>R</w:t>
        </w:r>
      </w:ins>
      <w:ins w:id="129" w:author="Michael Eyre" w:date="2025-08-14T18:23:00Z">
        <w:r w:rsidR="00F36932">
          <w:rPr>
            <w:lang w:val="en-US"/>
          </w:rPr>
          <w:t>ituximab (</w:t>
        </w:r>
      </w:ins>
      <w:r w:rsidRPr="00F368F6">
        <w:rPr>
          <w:lang w:val="en-US"/>
        </w:rPr>
        <w:t>RTX</w:t>
      </w:r>
      <w:ins w:id="130" w:author="Michael Eyre" w:date="2025-08-14T18:23:00Z">
        <w:r w:rsidR="00F36932">
          <w:rPr>
            <w:lang w:val="en-US"/>
          </w:rPr>
          <w:t>) at first disease event</w:t>
        </w:r>
      </w:ins>
    </w:p>
    <w:p w14:paraId="55922AE9" w14:textId="19BE2C24" w:rsidR="00F368F6" w:rsidRPr="00F368F6" w:rsidRDefault="00F368F6" w:rsidP="00F368F6">
      <w:pPr>
        <w:rPr>
          <w:lang w:val="en-US"/>
        </w:rPr>
      </w:pPr>
      <w:r w:rsidRPr="00F368F6">
        <w:rPr>
          <w:lang w:val="en-US"/>
        </w:rPr>
        <w:t xml:space="preserve">- IT2ndLineCYC: </w:t>
      </w:r>
      <w:ins w:id="131" w:author="Michael Eyre" w:date="2025-08-14T18:24:00Z">
        <w:r w:rsidR="00F36932">
          <w:rPr>
            <w:lang w:val="en-US"/>
          </w:rPr>
          <w:t>initiation</w:t>
        </w:r>
        <w:r w:rsidR="00F36932" w:rsidRPr="00F368F6">
          <w:rPr>
            <w:lang w:val="en-US"/>
          </w:rPr>
          <w:t xml:space="preserve"> </w:t>
        </w:r>
      </w:ins>
      <w:del w:id="132" w:author="Michael Eyre" w:date="2025-08-14T18:24:00Z">
        <w:r w:rsidRPr="00F368F6" w:rsidDel="00F36932">
          <w:rPr>
            <w:lang w:val="en-US"/>
          </w:rPr>
          <w:delText xml:space="preserve">use </w:delText>
        </w:r>
      </w:del>
      <w:r w:rsidRPr="00F368F6">
        <w:rPr>
          <w:lang w:val="en-US"/>
        </w:rPr>
        <w:t xml:space="preserve">of </w:t>
      </w:r>
      <w:ins w:id="133" w:author="Michael Eyre" w:date="2025-08-14T18:24:00Z">
        <w:r w:rsidR="00F36932">
          <w:rPr>
            <w:lang w:val="en-US"/>
          </w:rPr>
          <w:t>C</w:t>
        </w:r>
      </w:ins>
      <w:ins w:id="134" w:author="Michael Eyre" w:date="2025-08-14T18:23:00Z">
        <w:r w:rsidR="00F36932">
          <w:rPr>
            <w:lang w:val="en-US"/>
          </w:rPr>
          <w:t>yclophosphamide (</w:t>
        </w:r>
      </w:ins>
      <w:r w:rsidRPr="00F368F6">
        <w:rPr>
          <w:lang w:val="en-US"/>
        </w:rPr>
        <w:t>CYC</w:t>
      </w:r>
      <w:ins w:id="135" w:author="Michael Eyre" w:date="2025-08-14T18:24:00Z">
        <w:r w:rsidR="00F36932">
          <w:rPr>
            <w:lang w:val="en-US"/>
          </w:rPr>
          <w:t>) at first disease event</w:t>
        </w:r>
      </w:ins>
    </w:p>
    <w:p w14:paraId="638504AF" w14:textId="17BF9954" w:rsidR="00F368F6" w:rsidRPr="00F368F6" w:rsidRDefault="00F368F6" w:rsidP="00F368F6">
      <w:pPr>
        <w:rPr>
          <w:lang w:val="en-US"/>
        </w:rPr>
      </w:pPr>
      <w:r w:rsidRPr="00F368F6">
        <w:rPr>
          <w:lang w:val="en-US"/>
        </w:rPr>
        <w:t xml:space="preserve">- IT2ndLineBort: </w:t>
      </w:r>
      <w:ins w:id="136" w:author="Michael Eyre" w:date="2025-08-14T18:24:00Z">
        <w:r w:rsidR="00F36932">
          <w:rPr>
            <w:lang w:val="en-US"/>
          </w:rPr>
          <w:t>initiation</w:t>
        </w:r>
        <w:r w:rsidR="00F36932" w:rsidRPr="00F368F6">
          <w:rPr>
            <w:lang w:val="en-US"/>
          </w:rPr>
          <w:t xml:space="preserve"> </w:t>
        </w:r>
      </w:ins>
      <w:del w:id="137" w:author="Michael Eyre" w:date="2025-08-14T18:24:00Z">
        <w:r w:rsidRPr="00F368F6" w:rsidDel="00F36932">
          <w:rPr>
            <w:lang w:val="en-US"/>
          </w:rPr>
          <w:delText xml:space="preserve">use </w:delText>
        </w:r>
      </w:del>
      <w:r w:rsidRPr="00F368F6">
        <w:rPr>
          <w:lang w:val="en-US"/>
        </w:rPr>
        <w:t>of Bortezomib</w:t>
      </w:r>
      <w:ins w:id="138" w:author="Michael Eyre" w:date="2025-08-14T18:24:00Z">
        <w:r w:rsidR="00F36932">
          <w:rPr>
            <w:lang w:val="en-US"/>
          </w:rPr>
          <w:t xml:space="preserve"> at first disease event</w:t>
        </w:r>
      </w:ins>
    </w:p>
    <w:p w14:paraId="011197D4" w14:textId="50EE4B39" w:rsidR="00F368F6" w:rsidRPr="00F368F6" w:rsidRDefault="00F368F6" w:rsidP="00F368F6">
      <w:pPr>
        <w:rPr>
          <w:lang w:val="en-US"/>
        </w:rPr>
      </w:pPr>
      <w:r w:rsidRPr="00F368F6">
        <w:rPr>
          <w:lang w:val="en-US"/>
        </w:rPr>
        <w:t xml:space="preserve">- IT2ndLineToc: </w:t>
      </w:r>
      <w:ins w:id="139" w:author="Michael Eyre" w:date="2025-08-14T18:24:00Z">
        <w:r w:rsidR="00F36932">
          <w:rPr>
            <w:lang w:val="en-US"/>
          </w:rPr>
          <w:t>initiation</w:t>
        </w:r>
        <w:r w:rsidR="00F36932" w:rsidRPr="00F368F6">
          <w:rPr>
            <w:lang w:val="en-US"/>
          </w:rPr>
          <w:t xml:space="preserve"> </w:t>
        </w:r>
      </w:ins>
      <w:del w:id="140" w:author="Michael Eyre" w:date="2025-08-14T18:24:00Z">
        <w:r w:rsidRPr="00F368F6" w:rsidDel="00F36932">
          <w:rPr>
            <w:lang w:val="en-US"/>
          </w:rPr>
          <w:delText xml:space="preserve">use </w:delText>
        </w:r>
      </w:del>
      <w:r w:rsidRPr="00F368F6">
        <w:rPr>
          <w:lang w:val="en-US"/>
        </w:rPr>
        <w:t>of Tocilizumab</w:t>
      </w:r>
      <w:ins w:id="141" w:author="Michael Eyre" w:date="2025-08-14T18:24:00Z">
        <w:r w:rsidR="00F36932">
          <w:rPr>
            <w:lang w:val="en-US"/>
          </w:rPr>
          <w:t xml:space="preserve"> at first disease event</w:t>
        </w:r>
      </w:ins>
    </w:p>
    <w:p w14:paraId="1AFA42DC" w14:textId="72629723" w:rsidR="00F368F6" w:rsidRPr="00F368F6" w:rsidRDefault="00F368F6" w:rsidP="00F368F6">
      <w:pPr>
        <w:rPr>
          <w:lang w:val="en-US"/>
        </w:rPr>
      </w:pPr>
      <w:r w:rsidRPr="00F368F6">
        <w:rPr>
          <w:lang w:val="en-US"/>
        </w:rPr>
        <w:t xml:space="preserve">- ITMaintenanceMMF: </w:t>
      </w:r>
      <w:ins w:id="142" w:author="Michael Eyre" w:date="2025-08-14T18:24:00Z">
        <w:r w:rsidR="00F36932">
          <w:rPr>
            <w:lang w:val="en-US"/>
          </w:rPr>
          <w:t>initiation</w:t>
        </w:r>
        <w:r w:rsidR="00F36932" w:rsidRPr="00F368F6">
          <w:rPr>
            <w:lang w:val="en-US"/>
          </w:rPr>
          <w:t xml:space="preserve"> </w:t>
        </w:r>
      </w:ins>
      <w:del w:id="143" w:author="Michael Eyre" w:date="2025-08-14T18:24:00Z">
        <w:r w:rsidRPr="00F368F6" w:rsidDel="00F36932">
          <w:rPr>
            <w:lang w:val="en-US"/>
          </w:rPr>
          <w:delText xml:space="preserve">use </w:delText>
        </w:r>
      </w:del>
      <w:r w:rsidRPr="00F368F6">
        <w:rPr>
          <w:lang w:val="en-US"/>
        </w:rPr>
        <w:t xml:space="preserve">of </w:t>
      </w:r>
      <w:ins w:id="144" w:author="Michael Eyre" w:date="2025-08-14T18:24:00Z">
        <w:r w:rsidR="00F36932">
          <w:rPr>
            <w:lang w:val="en-US"/>
          </w:rPr>
          <w:t>Mycophenolate Mof</w:t>
        </w:r>
      </w:ins>
      <w:ins w:id="145" w:author="Michael Eyre" w:date="2025-08-14T18:25:00Z">
        <w:r w:rsidR="00F36932">
          <w:rPr>
            <w:lang w:val="en-US"/>
          </w:rPr>
          <w:t>etil (</w:t>
        </w:r>
      </w:ins>
      <w:r w:rsidRPr="00F368F6">
        <w:rPr>
          <w:lang w:val="en-US"/>
        </w:rPr>
        <w:t>MMF</w:t>
      </w:r>
      <w:ins w:id="146" w:author="Michael Eyre" w:date="2025-08-14T18:25:00Z">
        <w:r w:rsidR="00F36932">
          <w:rPr>
            <w:lang w:val="en-US"/>
          </w:rPr>
          <w:t>)</w:t>
        </w:r>
      </w:ins>
      <w:r w:rsidRPr="00F368F6">
        <w:rPr>
          <w:lang w:val="en-US"/>
        </w:rPr>
        <w:t xml:space="preserve"> for any duration</w:t>
      </w:r>
      <w:ins w:id="147" w:author="Michael Eyre" w:date="2025-08-14T18:24:00Z">
        <w:r w:rsidR="00F36932">
          <w:rPr>
            <w:lang w:val="en-US"/>
          </w:rPr>
          <w:t xml:space="preserve"> at first disease event</w:t>
        </w:r>
      </w:ins>
    </w:p>
    <w:p w14:paraId="0DE3B729" w14:textId="3CD355B3" w:rsidR="00F368F6" w:rsidRPr="00F368F6" w:rsidRDefault="00F368F6" w:rsidP="00F368F6">
      <w:pPr>
        <w:rPr>
          <w:lang w:val="en-US"/>
        </w:rPr>
      </w:pPr>
      <w:r w:rsidRPr="00F368F6">
        <w:rPr>
          <w:lang w:val="en-US"/>
        </w:rPr>
        <w:t xml:space="preserve">- ITMaintenanceAZA: </w:t>
      </w:r>
      <w:ins w:id="148" w:author="Michael Eyre" w:date="2025-08-14T18:24:00Z">
        <w:r w:rsidR="00F36932">
          <w:rPr>
            <w:lang w:val="en-US"/>
          </w:rPr>
          <w:t>initiation</w:t>
        </w:r>
        <w:r w:rsidR="00F36932" w:rsidRPr="00F368F6">
          <w:rPr>
            <w:lang w:val="en-US"/>
          </w:rPr>
          <w:t xml:space="preserve"> </w:t>
        </w:r>
      </w:ins>
      <w:del w:id="149" w:author="Michael Eyre" w:date="2025-08-14T18:24:00Z">
        <w:r w:rsidRPr="00F368F6" w:rsidDel="00F36932">
          <w:rPr>
            <w:lang w:val="en-US"/>
          </w:rPr>
          <w:delText xml:space="preserve">use </w:delText>
        </w:r>
      </w:del>
      <w:r w:rsidRPr="00F368F6">
        <w:rPr>
          <w:lang w:val="en-US"/>
        </w:rPr>
        <w:t xml:space="preserve">of </w:t>
      </w:r>
      <w:ins w:id="150" w:author="Michael Eyre" w:date="2025-08-14T18:25:00Z">
        <w:r w:rsidR="00F36932">
          <w:rPr>
            <w:lang w:val="en-US"/>
          </w:rPr>
          <w:t>Azathioprine (</w:t>
        </w:r>
      </w:ins>
      <w:r w:rsidRPr="00F368F6">
        <w:rPr>
          <w:lang w:val="en-US"/>
        </w:rPr>
        <w:t>AZA</w:t>
      </w:r>
      <w:ins w:id="151" w:author="Michael Eyre" w:date="2025-08-14T18:25:00Z">
        <w:r w:rsidR="00F36932">
          <w:rPr>
            <w:lang w:val="en-US"/>
          </w:rPr>
          <w:t>)</w:t>
        </w:r>
      </w:ins>
      <w:r w:rsidRPr="00F368F6">
        <w:rPr>
          <w:lang w:val="en-US"/>
        </w:rPr>
        <w:t xml:space="preserve"> for any duration</w:t>
      </w:r>
      <w:ins w:id="152" w:author="Michael Eyre" w:date="2025-08-14T18:24:00Z">
        <w:r w:rsidR="00F36932">
          <w:rPr>
            <w:lang w:val="en-US"/>
          </w:rPr>
          <w:t xml:space="preserve"> at first disease event</w:t>
        </w:r>
      </w:ins>
    </w:p>
    <w:p w14:paraId="73F65893" w14:textId="717E66ED" w:rsidR="00F368F6" w:rsidRPr="00F368F6" w:rsidRDefault="00F368F6" w:rsidP="00F368F6">
      <w:pPr>
        <w:rPr>
          <w:lang w:val="en-US"/>
        </w:rPr>
      </w:pPr>
      <w:r w:rsidRPr="00F368F6">
        <w:rPr>
          <w:lang w:val="en-US"/>
        </w:rPr>
        <w:t xml:space="preserve">- ITMaintenanceMTX: </w:t>
      </w:r>
      <w:ins w:id="153" w:author="Michael Eyre" w:date="2025-08-14T18:24:00Z">
        <w:r w:rsidR="00F36932">
          <w:rPr>
            <w:lang w:val="en-US"/>
          </w:rPr>
          <w:t>initiation</w:t>
        </w:r>
        <w:r w:rsidR="00F36932" w:rsidRPr="00F368F6">
          <w:rPr>
            <w:lang w:val="en-US"/>
          </w:rPr>
          <w:t xml:space="preserve"> </w:t>
        </w:r>
      </w:ins>
      <w:del w:id="154" w:author="Michael Eyre" w:date="2025-08-14T18:24:00Z">
        <w:r w:rsidRPr="00F368F6" w:rsidDel="00F36932">
          <w:rPr>
            <w:lang w:val="en-US"/>
          </w:rPr>
          <w:delText xml:space="preserve">use </w:delText>
        </w:r>
      </w:del>
      <w:r w:rsidRPr="00F368F6">
        <w:rPr>
          <w:lang w:val="en-US"/>
        </w:rPr>
        <w:t xml:space="preserve">of </w:t>
      </w:r>
      <w:ins w:id="155" w:author="Michael Eyre" w:date="2025-08-14T18:25:00Z">
        <w:r w:rsidR="00F36932">
          <w:rPr>
            <w:lang w:val="en-US"/>
          </w:rPr>
          <w:t>Methotrexate (</w:t>
        </w:r>
      </w:ins>
      <w:r w:rsidRPr="00F368F6">
        <w:rPr>
          <w:lang w:val="en-US"/>
        </w:rPr>
        <w:t>MTX</w:t>
      </w:r>
      <w:ins w:id="156" w:author="Michael Eyre" w:date="2025-08-14T18:25:00Z">
        <w:r w:rsidR="00F36932">
          <w:rPr>
            <w:lang w:val="en-US"/>
          </w:rPr>
          <w:t>)</w:t>
        </w:r>
      </w:ins>
      <w:r w:rsidRPr="00F368F6">
        <w:rPr>
          <w:lang w:val="en-US"/>
        </w:rPr>
        <w:t xml:space="preserve"> for any duration</w:t>
      </w:r>
      <w:ins w:id="157" w:author="Michael Eyre" w:date="2025-08-14T18:24:00Z">
        <w:r w:rsidR="00F36932">
          <w:rPr>
            <w:lang w:val="en-US"/>
          </w:rPr>
          <w:t xml:space="preserve"> at first disease event</w:t>
        </w:r>
      </w:ins>
    </w:p>
    <w:p w14:paraId="4CB0FC32" w14:textId="08C34522" w:rsidR="00F368F6" w:rsidRPr="00F368F6" w:rsidRDefault="00F368F6" w:rsidP="00F368F6">
      <w:pPr>
        <w:rPr>
          <w:lang w:val="en-US"/>
        </w:rPr>
      </w:pPr>
      <w:r w:rsidRPr="00F368F6">
        <w:rPr>
          <w:rFonts w:hint="eastAsia"/>
          <w:lang w:val="en-US"/>
        </w:rPr>
        <w:t xml:space="preserve">- IT6mSteroid: </w:t>
      </w:r>
      <w:ins w:id="158" w:author="Michael Eyre" w:date="2025-08-14T18:25:00Z">
        <w:r w:rsidR="00F36932">
          <w:rPr>
            <w:lang w:val="en-US"/>
          </w:rPr>
          <w:t xml:space="preserve">initiation of </w:t>
        </w:r>
      </w:ins>
      <w:r w:rsidRPr="00F368F6">
        <w:rPr>
          <w:rFonts w:hint="eastAsia"/>
          <w:lang w:val="en-US"/>
        </w:rPr>
        <w:t xml:space="preserve">long-term steroids </w:t>
      </w:r>
      <w:del w:id="159" w:author="Michael Eyre" w:date="2025-08-14T18:25:00Z">
        <w:r w:rsidRPr="00F368F6" w:rsidDel="00F36932">
          <w:rPr>
            <w:rFonts w:hint="eastAsia"/>
            <w:lang w:val="en-US"/>
          </w:rPr>
          <w:delText xml:space="preserve">use </w:delText>
        </w:r>
      </w:del>
      <w:r w:rsidRPr="00F368F6">
        <w:rPr>
          <w:rFonts w:hint="eastAsia"/>
          <w:lang w:val="en-US"/>
        </w:rPr>
        <w:t xml:space="preserve">for </w:t>
      </w:r>
      <w:r w:rsidRPr="00F368F6">
        <w:rPr>
          <w:rFonts w:hint="eastAsia"/>
          <w:lang w:val="en-US"/>
        </w:rPr>
        <w:t>≥</w:t>
      </w:r>
      <w:r w:rsidRPr="00F368F6">
        <w:rPr>
          <w:rFonts w:hint="eastAsia"/>
          <w:lang w:val="en-US"/>
        </w:rPr>
        <w:t>6 months</w:t>
      </w:r>
      <w:ins w:id="160" w:author="Michael Eyre" w:date="2025-08-14T18:25:00Z">
        <w:r w:rsidR="00F36932">
          <w:rPr>
            <w:lang w:val="en-US"/>
          </w:rPr>
          <w:t xml:space="preserve"> at first disease event</w:t>
        </w:r>
      </w:ins>
    </w:p>
    <w:p w14:paraId="3CC7E4E7" w14:textId="6B4F49AD" w:rsidR="00F368F6" w:rsidRPr="00F368F6" w:rsidRDefault="00F368F6" w:rsidP="00F368F6">
      <w:pPr>
        <w:rPr>
          <w:lang w:val="en-US"/>
        </w:rPr>
      </w:pPr>
      <w:r w:rsidRPr="00F368F6">
        <w:rPr>
          <w:rFonts w:hint="eastAsia"/>
          <w:lang w:val="en-US"/>
        </w:rPr>
        <w:t xml:space="preserve">- IT6mIVIG: </w:t>
      </w:r>
      <w:ins w:id="161" w:author="Michael Eyre" w:date="2025-08-14T18:26:00Z">
        <w:r w:rsidR="00F36932">
          <w:rPr>
            <w:lang w:val="en-US"/>
          </w:rPr>
          <w:t xml:space="preserve">initiation of </w:t>
        </w:r>
      </w:ins>
      <w:r w:rsidRPr="00F368F6">
        <w:rPr>
          <w:rFonts w:hint="eastAsia"/>
          <w:lang w:val="en-US"/>
        </w:rPr>
        <w:t xml:space="preserve">long-term IVIG use for </w:t>
      </w:r>
      <w:r w:rsidRPr="00F368F6">
        <w:rPr>
          <w:rFonts w:hint="eastAsia"/>
          <w:lang w:val="en-US"/>
        </w:rPr>
        <w:t>≥</w:t>
      </w:r>
      <w:r w:rsidRPr="00F368F6">
        <w:rPr>
          <w:rFonts w:hint="eastAsia"/>
          <w:lang w:val="en-US"/>
        </w:rPr>
        <w:t>6 months</w:t>
      </w:r>
      <w:ins w:id="162" w:author="Michael Eyre" w:date="2025-08-14T18:26:00Z">
        <w:r w:rsidR="00F36932">
          <w:rPr>
            <w:lang w:val="en-US"/>
          </w:rPr>
          <w:t xml:space="preserve"> at first disease event</w:t>
        </w:r>
      </w:ins>
    </w:p>
    <w:p w14:paraId="5BA54A7B" w14:textId="77777777" w:rsidR="00F368F6" w:rsidRPr="00F368F6" w:rsidRDefault="00F368F6" w:rsidP="00F368F6">
      <w:pPr>
        <w:rPr>
          <w:lang w:val="en-US"/>
        </w:rPr>
      </w:pPr>
      <w:r w:rsidRPr="00F368F6">
        <w:rPr>
          <w:lang w:val="en-US"/>
        </w:rPr>
        <w:t xml:space="preserve">- MonthsToFU: number of months from onset of </w:t>
      </w:r>
      <w:del w:id="163" w:author="Michael Eyre" w:date="2025-08-14T18:26:00Z">
        <w:r w:rsidRPr="00F368F6" w:rsidDel="00F36932">
          <w:rPr>
            <w:lang w:val="en-US"/>
          </w:rPr>
          <w:delText>anti-</w:delText>
        </w:r>
      </w:del>
      <w:r w:rsidRPr="00F368F6">
        <w:rPr>
          <w:lang w:val="en-US"/>
        </w:rPr>
        <w:t>NMDARE to last follow-up (months)</w:t>
      </w:r>
    </w:p>
    <w:p w14:paraId="6F274558" w14:textId="77777777" w:rsidR="00F368F6" w:rsidRPr="00F368F6" w:rsidRDefault="00F368F6" w:rsidP="00F368F6">
      <w:pPr>
        <w:rPr>
          <w:lang w:val="en-US"/>
        </w:rPr>
      </w:pPr>
      <w:r w:rsidRPr="00F368F6">
        <w:rPr>
          <w:lang w:val="en-US"/>
        </w:rPr>
        <w:t>- FinalMRS: mRS at last follow-up</w:t>
      </w:r>
    </w:p>
    <w:p w14:paraId="509C3A0D" w14:textId="29E71F6E" w:rsidR="00F368F6" w:rsidRPr="00F368F6" w:rsidRDefault="00F368F6" w:rsidP="00F368F6">
      <w:pPr>
        <w:rPr>
          <w:lang w:val="en-US"/>
        </w:rPr>
      </w:pPr>
      <w:r w:rsidRPr="00F368F6">
        <w:rPr>
          <w:lang w:val="en-US"/>
        </w:rPr>
        <w:t xml:space="preserve">- Relapse: presence of relapses of </w:t>
      </w:r>
      <w:del w:id="164" w:author="Michael Eyre" w:date="2025-08-14T18:26:00Z">
        <w:r w:rsidRPr="00F368F6" w:rsidDel="00F36932">
          <w:rPr>
            <w:lang w:val="en-US"/>
          </w:rPr>
          <w:delText>anti-</w:delText>
        </w:r>
      </w:del>
      <w:r w:rsidRPr="00F368F6">
        <w:rPr>
          <w:lang w:val="en-US"/>
        </w:rPr>
        <w:t>NMDAR</w:t>
      </w:r>
      <w:ins w:id="165" w:author="Michael Eyre" w:date="2025-08-14T18:26:00Z">
        <w:r w:rsidR="00F36932">
          <w:rPr>
            <w:lang w:val="en-US"/>
          </w:rPr>
          <w:t>E</w:t>
        </w:r>
      </w:ins>
      <w:del w:id="166" w:author="Michael Eyre" w:date="2025-08-14T18:26:00Z">
        <w:r w:rsidRPr="00F368F6" w:rsidDel="00F36932">
          <w:rPr>
            <w:lang w:val="en-US"/>
          </w:rPr>
          <w:delText xml:space="preserve"> encephalitis</w:delText>
        </w:r>
      </w:del>
    </w:p>
    <w:p w14:paraId="0A92BDD4" w14:textId="605CD000" w:rsidR="00BC279D" w:rsidRPr="00FB2D8D" w:rsidDel="0024006F" w:rsidRDefault="00BC279D" w:rsidP="00BC279D">
      <w:pPr>
        <w:rPr>
          <w:del w:id="167" w:author="雅卉 蒋" w:date="2025-08-15T12:51:00Z"/>
          <w:moveTo w:id="168" w:author="雅卉 蒋" w:date="2025-08-15T12:07:00Z"/>
          <w:lang w:val="en-US"/>
        </w:rPr>
      </w:pPr>
      <w:moveToRangeStart w:id="169" w:author="雅卉 蒋" w:date="2025-08-15T12:07:00Z" w:name="move206152072"/>
      <w:moveTo w:id="170" w:author="雅卉 蒋" w:date="2025-08-15T12:07:00Z">
        <w:del w:id="171" w:author="雅卉 蒋" w:date="2025-08-15T12:51:00Z">
          <w:r w:rsidDel="0024006F">
            <w:rPr>
              <w:lang w:val="en-US"/>
            </w:rPr>
            <w:delText>D</w:delText>
          </w:r>
          <w:r w:rsidRPr="00D207AD" w:rsidDel="0024006F">
            <w:rPr>
              <w:lang w:val="en-US"/>
            </w:rPr>
            <w:delText>irectly extract the</w:delText>
          </w:r>
          <w:r w:rsidDel="0024006F">
            <w:rPr>
              <w:lang w:val="en-US"/>
            </w:rPr>
            <w:delText xml:space="preserve"> </w:delText>
          </w:r>
          <w:r w:rsidRPr="00FB2D8D" w:rsidDel="0024006F">
            <w:rPr>
              <w:lang w:val="en-US"/>
            </w:rPr>
            <w:delText>"worst mRS in the acute phase" and "mRS at last follow-up"</w:delText>
          </w:r>
          <w:r w:rsidDel="0024006F">
            <w:rPr>
              <w:lang w:val="en-US"/>
            </w:rPr>
            <w:delText xml:space="preserve"> </w:delText>
          </w:r>
          <w:r w:rsidDel="0024006F">
            <w:rPr>
              <w:rFonts w:hint="eastAsia"/>
              <w:lang w:val="en-US"/>
            </w:rPr>
            <w:delText>if</w:delText>
          </w:r>
          <w:r w:rsidDel="0024006F">
            <w:rPr>
              <w:lang w:val="en-US"/>
            </w:rPr>
            <w:delText xml:space="preserve"> they were provided in the publication text. Or if the value of</w:delText>
          </w:r>
          <w:r w:rsidRPr="00FB2D8D" w:rsidDel="0024006F">
            <w:rPr>
              <w:lang w:val="en-US"/>
            </w:rPr>
            <w:delText xml:space="preserve"> </w:delText>
          </w:r>
          <w:r w:rsidDel="0024006F">
            <w:rPr>
              <w:lang w:val="en-US"/>
            </w:rPr>
            <w:delText xml:space="preserve">mRS were not provided, evaluate the patient’s </w:delText>
          </w:r>
          <w:r w:rsidRPr="00FB2D8D" w:rsidDel="0024006F">
            <w:rPr>
              <w:lang w:val="en-US"/>
            </w:rPr>
            <w:delText>"worst mRS in the acute phase" and "mRS at last follow-up"</w:delText>
          </w:r>
          <w:r w:rsidDel="0024006F">
            <w:rPr>
              <w:lang w:val="en-US"/>
            </w:rPr>
            <w:delText xml:space="preserve"> using</w:delText>
          </w:r>
          <w:r w:rsidRPr="00FB2D8D" w:rsidDel="0024006F">
            <w:rPr>
              <w:lang w:val="en-US"/>
            </w:rPr>
            <w:delText xml:space="preserve"> the modified Rankin Scale (mRS) scoring guides</w:delText>
          </w:r>
        </w:del>
        <w:del w:id="172" w:author="雅卉 蒋" w:date="2025-08-15T12:07:00Z">
          <w:r w:rsidRPr="00FB2D8D" w:rsidDel="00BC279D">
            <w:rPr>
              <w:lang w:val="en-US"/>
            </w:rPr>
            <w:delText xml:space="preserve"> </w:delText>
          </w:r>
          <w:r w:rsidDel="00BC279D">
            <w:rPr>
              <w:lang w:val="en-US"/>
            </w:rPr>
            <w:delText>(</w:delText>
          </w:r>
          <w:commentRangeStart w:id="173"/>
          <w:r w:rsidRPr="006722B9" w:rsidDel="00BC279D">
            <w:rPr>
              <w:lang w:val="en-US"/>
            </w:rPr>
            <w:delText>Only use the clinical information provided</w:delText>
          </w:r>
          <w:r w:rsidDel="00BC279D">
            <w:rPr>
              <w:lang w:val="en-US"/>
            </w:rPr>
            <w:delText xml:space="preserve"> in the publication</w:delText>
          </w:r>
          <w:r w:rsidRPr="006722B9" w:rsidDel="00BC279D">
            <w:rPr>
              <w:lang w:val="en-US"/>
            </w:rPr>
            <w:delText>. Do NOT infer or invent any missing details</w:delText>
          </w:r>
          <w:commentRangeEnd w:id="173"/>
          <w:r w:rsidDel="00BC279D">
            <w:rPr>
              <w:rStyle w:val="CommentReference"/>
            </w:rPr>
            <w:commentReference w:id="173"/>
          </w:r>
          <w:r w:rsidDel="00BC279D">
            <w:rPr>
              <w:lang w:val="en-US"/>
            </w:rPr>
            <w:delText>.)</w:delText>
          </w:r>
        </w:del>
        <w:del w:id="174" w:author="雅卉 蒋" w:date="2025-08-15T12:51:00Z">
          <w:r w:rsidDel="0024006F">
            <w:rPr>
              <w:lang w:val="en-US"/>
            </w:rPr>
            <w:delText xml:space="preserve"> </w:delText>
          </w:r>
          <w:r w:rsidRPr="00FB2D8D" w:rsidDel="0024006F">
            <w:rPr>
              <w:lang w:val="en-US"/>
            </w:rPr>
            <w:delText>as follows:</w:delText>
          </w:r>
        </w:del>
      </w:moveTo>
    </w:p>
    <w:p w14:paraId="3A8936EC" w14:textId="36FB7D94" w:rsidR="00BC279D" w:rsidRPr="00FB2D8D" w:rsidDel="0024006F" w:rsidRDefault="00BC279D" w:rsidP="00BC279D">
      <w:pPr>
        <w:rPr>
          <w:del w:id="175" w:author="雅卉 蒋" w:date="2025-08-15T12:51:00Z"/>
          <w:moveTo w:id="176" w:author="雅卉 蒋" w:date="2025-08-15T12:07:00Z"/>
          <w:lang w:val="en-US"/>
        </w:rPr>
      </w:pPr>
      <w:moveTo w:id="177" w:author="雅卉 蒋" w:date="2025-08-15T12:07:00Z">
        <w:del w:id="178" w:author="雅卉 蒋" w:date="2025-08-15T12:51:00Z">
          <w:r w:rsidRPr="00FB2D8D" w:rsidDel="0024006F">
            <w:rPr>
              <w:lang w:val="en-US"/>
            </w:rPr>
            <w:delText>Score - Description - Comments</w:delText>
          </w:r>
        </w:del>
      </w:moveTo>
    </w:p>
    <w:p w14:paraId="3D0CCB75" w14:textId="41EDEFC4" w:rsidR="00BC279D" w:rsidRPr="00FB2D8D" w:rsidDel="0024006F" w:rsidRDefault="00BC279D" w:rsidP="00BC279D">
      <w:pPr>
        <w:rPr>
          <w:del w:id="179" w:author="雅卉 蒋" w:date="2025-08-15T12:51:00Z"/>
          <w:moveTo w:id="180" w:author="雅卉 蒋" w:date="2025-08-15T12:07:00Z"/>
          <w:lang w:val="en-US"/>
        </w:rPr>
      </w:pPr>
      <w:moveTo w:id="181" w:author="雅卉 蒋" w:date="2025-08-15T12:07:00Z">
        <w:del w:id="182" w:author="雅卉 蒋" w:date="2025-08-15T12:51:00Z">
          <w:r w:rsidRPr="00FB2D8D" w:rsidDel="0024006F">
            <w:rPr>
              <w:lang w:val="en-US"/>
            </w:rPr>
            <w:delText>0 - No symptoms</w:delText>
          </w:r>
        </w:del>
      </w:moveTo>
    </w:p>
    <w:p w14:paraId="2EE62B89" w14:textId="7E8E979A" w:rsidR="00BC279D" w:rsidRPr="00FB2D8D" w:rsidDel="0024006F" w:rsidRDefault="00BC279D" w:rsidP="00BC279D">
      <w:pPr>
        <w:rPr>
          <w:del w:id="183" w:author="雅卉 蒋" w:date="2025-08-15T12:51:00Z"/>
          <w:moveTo w:id="184" w:author="雅卉 蒋" w:date="2025-08-15T12:07:00Z"/>
          <w:lang w:val="en-US"/>
        </w:rPr>
      </w:pPr>
      <w:moveTo w:id="185" w:author="雅卉 蒋" w:date="2025-08-15T12:07:00Z">
        <w:del w:id="186" w:author="雅卉 蒋" w:date="2025-08-15T12:51:00Z">
          <w:r w:rsidRPr="00FB2D8D" w:rsidDel="0024006F">
            <w:rPr>
              <w:lang w:val="en-US"/>
            </w:rPr>
            <w:delText>1 - Non-disabling symptoms that do not interfere with the daily activity and playing/learning habits of the child - Playing/learning habits includes attending school or kindergarten</w:delText>
          </w:r>
        </w:del>
      </w:moveTo>
    </w:p>
    <w:p w14:paraId="4F20ED0D" w14:textId="1CBB0BD1" w:rsidR="00BC279D" w:rsidRPr="00FB2D8D" w:rsidDel="0024006F" w:rsidRDefault="00BC279D" w:rsidP="00BC279D">
      <w:pPr>
        <w:rPr>
          <w:del w:id="187" w:author="雅卉 蒋" w:date="2025-08-15T12:51:00Z"/>
          <w:moveTo w:id="188" w:author="雅卉 蒋" w:date="2025-08-15T12:07:00Z"/>
          <w:lang w:val="en-US"/>
        </w:rPr>
      </w:pPr>
      <w:moveTo w:id="189" w:author="雅卉 蒋" w:date="2025-08-15T12:07:00Z">
        <w:del w:id="190" w:author="雅卉 蒋" w:date="2025-08-15T12:51:00Z">
          <w:r w:rsidRPr="00FB2D8D" w:rsidDel="0024006F">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To>
    </w:p>
    <w:p w14:paraId="3D32F419" w14:textId="61EBE5E2" w:rsidR="00BC279D" w:rsidRPr="00FB2D8D" w:rsidDel="0024006F" w:rsidRDefault="00BC279D" w:rsidP="00BC279D">
      <w:pPr>
        <w:rPr>
          <w:del w:id="191" w:author="雅卉 蒋" w:date="2025-08-15T12:51:00Z"/>
          <w:moveTo w:id="192" w:author="雅卉 蒋" w:date="2025-08-15T12:07:00Z"/>
          <w:lang w:val="en-US"/>
        </w:rPr>
      </w:pPr>
      <w:moveTo w:id="193" w:author="雅卉 蒋" w:date="2025-08-15T12:07:00Z">
        <w:del w:id="194" w:author="雅卉 蒋" w:date="2025-08-15T12:51:00Z">
          <w:r w:rsidRPr="00FB2D8D" w:rsidDel="0024006F">
            <w:rPr>
              <w:lang w:val="en-US"/>
            </w:rPr>
            <w:delText>3 - Moderate symptoms that significantly interfere with the daily activity and playing/learning habits or prevent total independence in age-appropriate basic functions - Basic functions and symptoms as above</w:delText>
          </w:r>
        </w:del>
      </w:moveTo>
    </w:p>
    <w:p w14:paraId="66CB3DE5" w14:textId="5416239F" w:rsidR="00BC279D" w:rsidRPr="00FB2D8D" w:rsidDel="0024006F" w:rsidRDefault="00BC279D" w:rsidP="00BC279D">
      <w:pPr>
        <w:rPr>
          <w:del w:id="195" w:author="雅卉 蒋" w:date="2025-08-15T12:51:00Z"/>
          <w:moveTo w:id="196" w:author="雅卉 蒋" w:date="2025-08-15T12:07:00Z"/>
          <w:lang w:val="en-US"/>
        </w:rPr>
      </w:pPr>
      <w:moveTo w:id="197" w:author="雅卉 蒋" w:date="2025-08-15T12:07:00Z">
        <w:del w:id="198" w:author="雅卉 蒋" w:date="2025-08-15T12:51:00Z">
          <w:r w:rsidRPr="00FB2D8D" w:rsidDel="0024006F">
            <w:rPr>
              <w:lang w:val="en-US"/>
            </w:rPr>
            <w:delText>4 - Moderately severe symptoms that clearly prevent independence in basic functions as would be appropriate for age, although patient does not need a constant attention - Basic functions and symptoms as above</w:delText>
          </w:r>
        </w:del>
      </w:moveTo>
    </w:p>
    <w:p w14:paraId="1E1259BA" w14:textId="64181136" w:rsidR="00BC279D" w:rsidRPr="00FB2D8D" w:rsidDel="0024006F" w:rsidRDefault="00BC279D" w:rsidP="00BC279D">
      <w:pPr>
        <w:rPr>
          <w:del w:id="199" w:author="雅卉 蒋" w:date="2025-08-15T12:51:00Z"/>
          <w:moveTo w:id="200" w:author="雅卉 蒋" w:date="2025-08-15T12:07:00Z"/>
          <w:lang w:val="en-US"/>
        </w:rPr>
      </w:pPr>
      <w:moveTo w:id="201" w:author="雅卉 蒋" w:date="2025-08-15T12:07:00Z">
        <w:del w:id="202" w:author="雅卉 蒋" w:date="2025-08-15T12:51:00Z">
          <w:r w:rsidRPr="00FB2D8D" w:rsidDel="0024006F">
            <w:rPr>
              <w:lang w:val="en-US"/>
            </w:rPr>
            <w:delText>5 - Severely disabled, totally dependent, requires constant attention - Bed-bound; May have impaired consciousness, agitation, dysautonomia, severe movement disorder</w:delText>
          </w:r>
        </w:del>
      </w:moveTo>
    </w:p>
    <w:p w14:paraId="4108FEC0" w14:textId="7CAE7F4C" w:rsidR="00BC279D" w:rsidRPr="00417B72" w:rsidDel="0024006F" w:rsidRDefault="00BC279D" w:rsidP="00BC279D">
      <w:pPr>
        <w:rPr>
          <w:del w:id="203" w:author="雅卉 蒋" w:date="2025-08-15T12:51:00Z"/>
          <w:moveTo w:id="204" w:author="雅卉 蒋" w:date="2025-08-15T12:07:00Z"/>
          <w:lang w:val="en-US"/>
        </w:rPr>
      </w:pPr>
      <w:moveTo w:id="205" w:author="雅卉 蒋" w:date="2025-08-15T12:07:00Z">
        <w:del w:id="206" w:author="雅卉 蒋" w:date="2025-08-15T12:51:00Z">
          <w:r w:rsidDel="0024006F">
            <w:rPr>
              <w:lang w:val="en-US"/>
            </w:rPr>
            <w:delText>6 -</w:delText>
          </w:r>
          <w:r w:rsidRPr="00417B72" w:rsidDel="0024006F">
            <w:rPr>
              <w:lang w:val="en-US"/>
            </w:rPr>
            <w:delText xml:space="preserve"> Dead</w:delText>
          </w:r>
        </w:del>
      </w:moveTo>
    </w:p>
    <w:moveToRangeEnd w:id="169"/>
    <w:p w14:paraId="78A0ECE4" w14:textId="77777777" w:rsidR="00BC279D" w:rsidRPr="00F368F6" w:rsidRDefault="00BC279D" w:rsidP="00F368F6">
      <w:pPr>
        <w:rPr>
          <w:lang w:val="en-US"/>
        </w:rPr>
      </w:pPr>
    </w:p>
    <w:p w14:paraId="0C53E8D0" w14:textId="37F25582" w:rsidR="00F368F6" w:rsidRPr="00F368F6" w:rsidRDefault="00F368F6" w:rsidP="00F368F6">
      <w:pPr>
        <w:rPr>
          <w:lang w:val="en-US"/>
        </w:rPr>
      </w:pPr>
      <w:r w:rsidRPr="00F368F6">
        <w:rPr>
          <w:lang w:val="en-US"/>
        </w:rPr>
        <w:t>Output the result in JSON format</w:t>
      </w:r>
      <w:del w:id="207" w:author="雅卉 蒋" w:date="2025-08-17T21:03:00Z">
        <w:r w:rsidRPr="00F368F6" w:rsidDel="00FB2754">
          <w:rPr>
            <w:lang w:val="en-US"/>
          </w:rPr>
          <w:delText>. E</w:delText>
        </w:r>
      </w:del>
      <w:ins w:id="208" w:author="雅卉 蒋" w:date="2025-08-17T21:03:00Z">
        <w:r w:rsidR="00FB2754">
          <w:rPr>
            <w:lang w:val="en-US"/>
          </w:rPr>
          <w:t>, where e</w:t>
        </w:r>
      </w:ins>
      <w:r w:rsidRPr="00F368F6">
        <w:rPr>
          <w:lang w:val="en-US"/>
        </w:rPr>
        <w:t>ach patient should be a dictionary with these fields</w:t>
      </w:r>
      <w:ins w:id="209" w:author="雅卉 蒋" w:date="2025-08-17T21:02:00Z">
        <w:r w:rsidR="00FB2754">
          <w:rPr>
            <w:lang w:val="en-US"/>
          </w:rPr>
          <w:t xml:space="preserve">. Only output </w:t>
        </w:r>
      </w:ins>
      <w:ins w:id="210" w:author="雅卉 蒋" w:date="2025-08-17T21:03:00Z">
        <w:r w:rsidR="00FB2754">
          <w:rPr>
            <w:lang w:val="en-US"/>
          </w:rPr>
          <w:t>the JSON list and do not include any extra text</w:t>
        </w:r>
      </w:ins>
      <w:ins w:id="211" w:author="雅卉 蒋" w:date="2025-08-17T21:04:00Z">
        <w:r w:rsidR="00FB2754">
          <w:rPr>
            <w:lang w:val="en-US"/>
          </w:rPr>
          <w:t xml:space="preserve"> or explanation</w:t>
        </w:r>
      </w:ins>
      <w:r w:rsidRPr="00F368F6">
        <w:rPr>
          <w:lang w:val="en-US"/>
        </w:rPr>
        <w:t>.</w:t>
      </w:r>
      <w:del w:id="212" w:author="雅卉 蒋" w:date="2025-08-17T21:02:00Z">
        <w:r w:rsidRPr="00F368F6" w:rsidDel="00FB2754">
          <w:rPr>
            <w:lang w:val="en-US"/>
          </w:rPr>
          <w:delText xml:space="preserve"> </w:delText>
        </w:r>
      </w:del>
      <w:del w:id="213" w:author="雅卉 蒋" w:date="2025-08-17T21:01:00Z">
        <w:r w:rsidRPr="00F368F6" w:rsidDel="00FB2754">
          <w:rPr>
            <w:lang w:val="en-US"/>
          </w:rPr>
          <w:delText>Binary features should be represented as 1 or 0, continuous features as numbers, and categorical features as strings. If the feature is unknown, unavailable or incomplete, leave it as null.</w:delText>
        </w:r>
      </w:del>
    </w:p>
    <w:p w14:paraId="0A171E33" w14:textId="77777777" w:rsidR="00F368F6" w:rsidRPr="00F368F6" w:rsidRDefault="00F368F6" w:rsidP="00F368F6">
      <w:pPr>
        <w:rPr>
          <w:lang w:val="en-US"/>
        </w:rPr>
      </w:pPr>
      <w:r w:rsidRPr="00F368F6">
        <w:rPr>
          <w:lang w:val="en-US"/>
        </w:rPr>
        <w:t>Output should be in the following format:</w:t>
      </w:r>
    </w:p>
    <w:p w14:paraId="33EE4B91" w14:textId="77777777" w:rsidR="00F368F6" w:rsidRPr="00F368F6" w:rsidRDefault="00F368F6" w:rsidP="00F368F6">
      <w:pPr>
        <w:rPr>
          <w:lang w:val="en-US"/>
        </w:rPr>
      </w:pPr>
      <w:r w:rsidRPr="00F368F6">
        <w:rPr>
          <w:lang w:val="en-US"/>
        </w:rPr>
        <w:t>[</w:t>
      </w:r>
    </w:p>
    <w:p w14:paraId="57D5C6A0" w14:textId="77777777" w:rsidR="00F368F6" w:rsidRPr="00F368F6" w:rsidRDefault="00F368F6" w:rsidP="00F368F6">
      <w:pPr>
        <w:rPr>
          <w:lang w:val="en-US"/>
        </w:rPr>
      </w:pPr>
      <w:r w:rsidRPr="00F368F6">
        <w:rPr>
          <w:lang w:val="en-US"/>
        </w:rPr>
        <w:t xml:space="preserve">  {</w:t>
      </w:r>
    </w:p>
    <w:p w14:paraId="3F31D6DF" w14:textId="7331B843" w:rsidR="00F368F6" w:rsidRPr="00F368F6" w:rsidRDefault="00F368F6" w:rsidP="00F368F6">
      <w:pPr>
        <w:rPr>
          <w:lang w:val="en-US"/>
        </w:rPr>
      </w:pPr>
      <w:r w:rsidRPr="00F368F6">
        <w:rPr>
          <w:lang w:val="en-US"/>
        </w:rPr>
        <w:t xml:space="preserve">    "Female": &lt;Binary: </w:t>
      </w:r>
      <w:del w:id="214" w:author="雅卉 蒋" w:date="2025-08-17T16:57:00Z">
        <w:r w:rsidRPr="00F368F6" w:rsidDel="00CD66D8">
          <w:rPr>
            <w:lang w:val="en-US"/>
          </w:rPr>
          <w:delText xml:space="preserve">Male encoded as 0, </w:delText>
        </w:r>
      </w:del>
      <w:r w:rsidRPr="00F368F6">
        <w:rPr>
          <w:lang w:val="en-US"/>
        </w:rPr>
        <w:t>Female encoded as 1</w:t>
      </w:r>
      <w:ins w:id="215" w:author="雅卉 蒋" w:date="2025-08-17T16:57:00Z">
        <w:r w:rsidR="00CD66D8">
          <w:rPr>
            <w:lang w:val="en-US"/>
          </w:rPr>
          <w:t xml:space="preserve">, </w:t>
        </w:r>
        <w:r w:rsidR="00CD66D8" w:rsidRPr="00F368F6">
          <w:rPr>
            <w:lang w:val="en-US"/>
          </w:rPr>
          <w:t>Male encoded as 0</w:t>
        </w:r>
      </w:ins>
      <w:r w:rsidRPr="00F368F6">
        <w:rPr>
          <w:lang w:val="en-US"/>
        </w:rPr>
        <w:t>&gt;,</w:t>
      </w:r>
    </w:p>
    <w:p w14:paraId="760CEE51" w14:textId="77777777" w:rsidR="00F368F6" w:rsidRPr="00F368F6" w:rsidRDefault="00F368F6" w:rsidP="00F368F6">
      <w:pPr>
        <w:rPr>
          <w:lang w:val="en-US"/>
        </w:rPr>
      </w:pPr>
      <w:r w:rsidRPr="00F368F6">
        <w:rPr>
          <w:lang w:val="en-US"/>
        </w:rPr>
        <w:t xml:space="preserve">    "Age": &lt;Numeric: float&gt;,</w:t>
      </w:r>
    </w:p>
    <w:p w14:paraId="691F9A4D" w14:textId="77777777" w:rsidR="00F368F6" w:rsidRPr="00F368F6" w:rsidRDefault="00F368F6" w:rsidP="00F368F6">
      <w:pPr>
        <w:rPr>
          <w:lang w:val="en-US"/>
        </w:rPr>
      </w:pPr>
      <w:r w:rsidRPr="00F368F6">
        <w:rPr>
          <w:lang w:val="en-US"/>
        </w:rPr>
        <w:t xml:space="preserve">    "SpeechDys": &lt;Binary: Yes encoded as 1, No encoded as 0&gt;,</w:t>
      </w:r>
    </w:p>
    <w:p w14:paraId="7C6F65FE" w14:textId="77777777" w:rsidR="00F368F6" w:rsidRPr="00F368F6" w:rsidRDefault="00F368F6" w:rsidP="00F368F6">
      <w:pPr>
        <w:rPr>
          <w:lang w:val="en-US"/>
        </w:rPr>
      </w:pPr>
      <w:r w:rsidRPr="00F368F6">
        <w:rPr>
          <w:lang w:val="en-US"/>
        </w:rPr>
        <w:t xml:space="preserve">    "Seizures": &lt;Binary: Yes encoded as 1, No encoded as 0&gt;,</w:t>
      </w:r>
    </w:p>
    <w:p w14:paraId="58A8C24C" w14:textId="77777777" w:rsidR="00F368F6" w:rsidRPr="00F368F6" w:rsidRDefault="00F368F6" w:rsidP="00F368F6">
      <w:pPr>
        <w:rPr>
          <w:lang w:val="en-US"/>
        </w:rPr>
      </w:pPr>
      <w:r w:rsidRPr="00F368F6">
        <w:rPr>
          <w:lang w:val="en-US"/>
        </w:rPr>
        <w:t xml:space="preserve">    "MvmtDis": &lt;Binary: Yes encoded as 1, No encoded as 0&gt;,</w:t>
      </w:r>
    </w:p>
    <w:p w14:paraId="5D32D5B8" w14:textId="77777777" w:rsidR="00F368F6" w:rsidRPr="00F368F6" w:rsidRDefault="00F368F6" w:rsidP="00F368F6">
      <w:pPr>
        <w:rPr>
          <w:lang w:val="en-US"/>
        </w:rPr>
      </w:pPr>
      <w:r w:rsidRPr="00F368F6">
        <w:rPr>
          <w:lang w:val="en-US"/>
        </w:rPr>
        <w:t xml:space="preserve">    "Obtunded": &lt;Binary: Yes encoded as 1, No encoded as 0&gt;,</w:t>
      </w:r>
    </w:p>
    <w:p w14:paraId="023DD435" w14:textId="77777777" w:rsidR="00F368F6" w:rsidRPr="00F368F6" w:rsidRDefault="00F368F6" w:rsidP="00F368F6">
      <w:pPr>
        <w:rPr>
          <w:lang w:val="en-US"/>
        </w:rPr>
      </w:pPr>
      <w:r w:rsidRPr="00F368F6">
        <w:rPr>
          <w:lang w:val="en-US"/>
        </w:rPr>
        <w:t xml:space="preserve">    "BrainstemDys": &lt;Binary: Yes encoded as 1, No encoded as 0&gt;,</w:t>
      </w:r>
    </w:p>
    <w:p w14:paraId="190298FF" w14:textId="77777777" w:rsidR="00F368F6" w:rsidRPr="00F368F6" w:rsidRDefault="00F368F6" w:rsidP="00F368F6">
      <w:pPr>
        <w:rPr>
          <w:lang w:val="en-US"/>
        </w:rPr>
      </w:pPr>
      <w:r w:rsidRPr="00F368F6">
        <w:rPr>
          <w:lang w:val="en-US"/>
        </w:rPr>
        <w:t xml:space="preserve">    "BehCogImp": &lt;Binary: Yes encoded as 1, No encoded as 0&gt;,</w:t>
      </w:r>
    </w:p>
    <w:p w14:paraId="13B43AC5" w14:textId="77777777" w:rsidR="00F368F6" w:rsidRPr="00F368F6" w:rsidRDefault="00F368F6" w:rsidP="00F368F6">
      <w:pPr>
        <w:rPr>
          <w:lang w:val="en-US"/>
        </w:rPr>
      </w:pPr>
      <w:r w:rsidRPr="00F368F6">
        <w:rPr>
          <w:lang w:val="en-US"/>
        </w:rPr>
        <w:t xml:space="preserve">    "ITU": &lt;Binary: Yes encoded as 1, No encoded as 0&gt;,</w:t>
      </w:r>
    </w:p>
    <w:p w14:paraId="043F50AA" w14:textId="77777777" w:rsidR="00F368F6" w:rsidRPr="00F368F6" w:rsidRDefault="00F368F6" w:rsidP="00F368F6">
      <w:pPr>
        <w:rPr>
          <w:lang w:val="en-US"/>
        </w:rPr>
      </w:pPr>
      <w:r w:rsidRPr="00F368F6">
        <w:rPr>
          <w:lang w:val="en-US"/>
        </w:rPr>
        <w:t xml:space="preserve">    "WorstMRSAcute": &lt;Numeric: integer</w:t>
      </w:r>
      <w:r w:rsidR="00600698">
        <w:rPr>
          <w:lang w:val="en-US"/>
        </w:rPr>
        <w:t xml:space="preserve"> (0-6)</w:t>
      </w:r>
      <w:r w:rsidRPr="00F368F6">
        <w:rPr>
          <w:lang w:val="en-US"/>
        </w:rPr>
        <w:t>&gt;,</w:t>
      </w:r>
    </w:p>
    <w:p w14:paraId="0C064CF9" w14:textId="77777777" w:rsidR="00F368F6" w:rsidRPr="00F368F6" w:rsidRDefault="00F368F6" w:rsidP="00F368F6">
      <w:pPr>
        <w:rPr>
          <w:lang w:val="en-US"/>
        </w:rPr>
      </w:pPr>
      <w:r w:rsidRPr="00F368F6">
        <w:rPr>
          <w:lang w:val="en-US"/>
        </w:rPr>
        <w:t xml:space="preserve">    "EEGSlow": &lt;Binary: Yes encoded as 1, No encoded as 0&gt;,</w:t>
      </w:r>
    </w:p>
    <w:p w14:paraId="68C39D4F" w14:textId="77777777" w:rsidR="00F368F6" w:rsidRPr="00F368F6" w:rsidRDefault="00F368F6" w:rsidP="00F368F6">
      <w:pPr>
        <w:rPr>
          <w:lang w:val="en-US"/>
        </w:rPr>
      </w:pPr>
      <w:r w:rsidRPr="00F368F6">
        <w:rPr>
          <w:lang w:val="en-US"/>
        </w:rPr>
        <w:t xml:space="preserve">    "EEGDeltaBrush": &lt;Binary: Yes encoded as 1, No encoded as 0&gt;,</w:t>
      </w:r>
    </w:p>
    <w:p w14:paraId="3376CA06" w14:textId="77777777" w:rsidR="00F368F6" w:rsidRPr="00F368F6" w:rsidRDefault="00F368F6" w:rsidP="00F368F6">
      <w:pPr>
        <w:rPr>
          <w:lang w:val="en-US"/>
        </w:rPr>
      </w:pPr>
      <w:r w:rsidRPr="00F368F6">
        <w:rPr>
          <w:lang w:val="en-US"/>
        </w:rPr>
        <w:t xml:space="preserve">    "EEGEpileptiform": &lt;Binary: Yes encoded as 1, No encoded as 0&gt;,</w:t>
      </w:r>
    </w:p>
    <w:p w14:paraId="6F31185A" w14:textId="77777777" w:rsidR="00F368F6" w:rsidRPr="00F368F6" w:rsidRDefault="00F368F6" w:rsidP="00F368F6">
      <w:pPr>
        <w:rPr>
          <w:lang w:val="en-US"/>
        </w:rPr>
      </w:pPr>
      <w:r w:rsidRPr="00F368F6">
        <w:rPr>
          <w:lang w:val="en-US"/>
        </w:rPr>
        <w:t xml:space="preserve">    "CSFPleo": &lt;Binary: Yes encoded as 1, No encoded as 0&gt;,</w:t>
      </w:r>
    </w:p>
    <w:p w14:paraId="49801C2C" w14:textId="77777777" w:rsidR="00F368F6" w:rsidRPr="00F368F6" w:rsidRDefault="00F368F6" w:rsidP="00F368F6">
      <w:pPr>
        <w:rPr>
          <w:lang w:val="en-US"/>
        </w:rPr>
      </w:pPr>
      <w:r w:rsidRPr="00F368F6">
        <w:rPr>
          <w:lang w:val="en-US"/>
        </w:rPr>
        <w:lastRenderedPageBreak/>
        <w:t xml:space="preserve">    "CSFWBCQuant": &lt;Numeric: integer&gt;,</w:t>
      </w:r>
    </w:p>
    <w:p w14:paraId="52C597FA" w14:textId="77777777" w:rsidR="00F368F6" w:rsidRPr="00F368F6" w:rsidRDefault="00F368F6" w:rsidP="00F368F6">
      <w:pPr>
        <w:rPr>
          <w:lang w:val="en-US"/>
        </w:rPr>
      </w:pPr>
      <w:r w:rsidRPr="00F368F6">
        <w:rPr>
          <w:lang w:val="en-US"/>
        </w:rPr>
        <w:t xml:space="preserve">    "AbnMRIBrain": &lt;Binary: Abnormal encoded as 1, Normal encoded as 0&gt;,</w:t>
      </w:r>
    </w:p>
    <w:p w14:paraId="0164436A" w14:textId="77777777" w:rsidR="00F368F6" w:rsidRPr="00F368F6" w:rsidRDefault="00F368F6" w:rsidP="00F368F6">
      <w:pPr>
        <w:rPr>
          <w:lang w:val="en-US"/>
        </w:rPr>
      </w:pPr>
      <w:r w:rsidRPr="00F368F6">
        <w:rPr>
          <w:lang w:val="en-US"/>
        </w:rPr>
        <w:t xml:space="preserve">    "Tumour": &lt;Binary: Yes encoded as 1, No encoded as 0&gt;,</w:t>
      </w:r>
    </w:p>
    <w:p w14:paraId="7E7AFB11" w14:textId="77777777" w:rsidR="00F368F6" w:rsidRPr="00F368F6" w:rsidRDefault="00F368F6" w:rsidP="00F368F6">
      <w:pPr>
        <w:rPr>
          <w:lang w:val="en-US"/>
        </w:rPr>
      </w:pPr>
      <w:r w:rsidRPr="00F368F6">
        <w:rPr>
          <w:lang w:val="en-US"/>
        </w:rPr>
        <w:t xml:space="preserve">    "DaysToIT": &lt;Numeric: integer&gt;,</w:t>
      </w:r>
    </w:p>
    <w:p w14:paraId="4EFEB8E8" w14:textId="77777777" w:rsidR="00F368F6" w:rsidRPr="00F368F6" w:rsidRDefault="00F368F6" w:rsidP="00F368F6">
      <w:pPr>
        <w:rPr>
          <w:lang w:val="en-US"/>
        </w:rPr>
      </w:pPr>
      <w:r w:rsidRPr="00F368F6">
        <w:rPr>
          <w:lang w:val="en-US"/>
        </w:rPr>
        <w:t xml:space="preserve">    "ITWithin30Days": &lt;Binary: Yes encoded as 1, No encoded as 0&gt;,</w:t>
      </w:r>
    </w:p>
    <w:p w14:paraId="1D0879B8" w14:textId="77777777" w:rsidR="00F368F6" w:rsidRPr="00F368F6" w:rsidRDefault="00F368F6" w:rsidP="00F368F6">
      <w:pPr>
        <w:rPr>
          <w:lang w:val="en-US"/>
        </w:rPr>
      </w:pPr>
      <w:r w:rsidRPr="00F368F6">
        <w:rPr>
          <w:lang w:val="en-US"/>
        </w:rPr>
        <w:t xml:space="preserve">    "IT1stLineCombo": &lt;Categorical: "None", "CS only", "CS+IVIG", "CS+IVIG+PE/IA", "CS+PE/IA", "IVIG only", "IVIG+PE/IA", "PE/IA only"&gt;,</w:t>
      </w:r>
    </w:p>
    <w:p w14:paraId="69324EB9" w14:textId="77777777" w:rsidR="00F368F6" w:rsidRPr="00F368F6" w:rsidRDefault="00F368F6" w:rsidP="00F368F6">
      <w:pPr>
        <w:rPr>
          <w:lang w:val="en-US"/>
        </w:rPr>
      </w:pPr>
      <w:r w:rsidRPr="00F368F6">
        <w:rPr>
          <w:lang w:val="en-US"/>
        </w:rPr>
        <w:t xml:space="preserve">    "IT2ndLineRTX": &lt;Binary: Yes encoded as 1, No encoded as 0&gt;,</w:t>
      </w:r>
    </w:p>
    <w:p w14:paraId="4A0308F7" w14:textId="77777777" w:rsidR="00F368F6" w:rsidRPr="00F368F6" w:rsidRDefault="00F368F6" w:rsidP="00F368F6">
      <w:pPr>
        <w:rPr>
          <w:lang w:val="en-US"/>
        </w:rPr>
      </w:pPr>
      <w:r w:rsidRPr="00F368F6">
        <w:rPr>
          <w:lang w:val="en-US"/>
        </w:rPr>
        <w:t xml:space="preserve">    "IT2ndLineCYC": &lt;Binary: Yes encoded as 1, No encoded as 0&gt;,</w:t>
      </w:r>
    </w:p>
    <w:p w14:paraId="717BCBF0" w14:textId="77777777" w:rsidR="00F368F6" w:rsidRPr="00F368F6" w:rsidRDefault="00F368F6" w:rsidP="00F368F6">
      <w:pPr>
        <w:rPr>
          <w:lang w:val="en-US"/>
        </w:rPr>
      </w:pPr>
      <w:r w:rsidRPr="00F368F6">
        <w:rPr>
          <w:lang w:val="en-US"/>
        </w:rPr>
        <w:t xml:space="preserve">    "IT2ndLineBort": &lt;Binary: Yes encoded as 1, No encoded as 0&gt;,</w:t>
      </w:r>
    </w:p>
    <w:p w14:paraId="354B98B8" w14:textId="77777777" w:rsidR="00F368F6" w:rsidRPr="00F368F6" w:rsidRDefault="00F368F6" w:rsidP="00F368F6">
      <w:pPr>
        <w:rPr>
          <w:lang w:val="en-US"/>
        </w:rPr>
      </w:pPr>
      <w:r w:rsidRPr="00F368F6">
        <w:rPr>
          <w:lang w:val="en-US"/>
        </w:rPr>
        <w:t xml:space="preserve">    "IT2ndLineToc": &lt;Binary: Yes encoded as 1, No encoded as 0&gt;,</w:t>
      </w:r>
    </w:p>
    <w:p w14:paraId="302E9F4A" w14:textId="77777777" w:rsidR="00F368F6" w:rsidRPr="00F368F6" w:rsidRDefault="00F368F6" w:rsidP="00F368F6">
      <w:pPr>
        <w:rPr>
          <w:lang w:val="en-US"/>
        </w:rPr>
      </w:pPr>
      <w:r w:rsidRPr="00F368F6">
        <w:rPr>
          <w:lang w:val="en-US"/>
        </w:rPr>
        <w:t xml:space="preserve">    "ITMaintenanceMMF": &lt;Binary: Yes encoded as 1, No encoded as 0&gt;,</w:t>
      </w:r>
    </w:p>
    <w:p w14:paraId="07A1A890" w14:textId="77777777" w:rsidR="00F368F6" w:rsidRPr="00F368F6" w:rsidRDefault="00F368F6" w:rsidP="00F368F6">
      <w:pPr>
        <w:rPr>
          <w:lang w:val="en-US"/>
        </w:rPr>
      </w:pPr>
      <w:r w:rsidRPr="00F368F6">
        <w:rPr>
          <w:lang w:val="en-US"/>
        </w:rPr>
        <w:t xml:space="preserve">    "ITMaintenanceAZA": &lt;Binary: Yes encoded as 1, No encoded as 0&gt;,</w:t>
      </w:r>
    </w:p>
    <w:p w14:paraId="5FCC4526" w14:textId="77777777" w:rsidR="00F368F6" w:rsidRPr="00F368F6" w:rsidRDefault="00F368F6" w:rsidP="00F368F6">
      <w:pPr>
        <w:rPr>
          <w:lang w:val="en-US"/>
        </w:rPr>
      </w:pPr>
      <w:r w:rsidRPr="00F368F6">
        <w:rPr>
          <w:lang w:val="en-US"/>
        </w:rPr>
        <w:t xml:space="preserve">    "ITMaintenanceMTX": &lt;Binary: Yes encoded as 1, No encoded as 0&gt;,</w:t>
      </w:r>
    </w:p>
    <w:p w14:paraId="3A859C6B" w14:textId="77777777" w:rsidR="00F368F6" w:rsidRPr="00F368F6" w:rsidRDefault="00F368F6" w:rsidP="00F368F6">
      <w:pPr>
        <w:rPr>
          <w:lang w:val="en-US"/>
        </w:rPr>
      </w:pPr>
      <w:r w:rsidRPr="00F368F6">
        <w:rPr>
          <w:rFonts w:hint="eastAsia"/>
          <w:lang w:val="en-US"/>
        </w:rPr>
        <w:t xml:space="preserve">    "IT6mSteroid": &lt;Binary: Yes encoded as 1, Not done for </w:t>
      </w:r>
      <w:r w:rsidRPr="00F368F6">
        <w:rPr>
          <w:rFonts w:hint="eastAsia"/>
          <w:lang w:val="en-US"/>
        </w:rPr>
        <w:t>≥</w:t>
      </w:r>
      <w:r w:rsidRPr="00F368F6">
        <w:rPr>
          <w:rFonts w:hint="eastAsia"/>
          <w:lang w:val="en-US"/>
        </w:rPr>
        <w:t>6 months or not done at all encoded as 0.&gt;,</w:t>
      </w:r>
    </w:p>
    <w:p w14:paraId="32CE9801" w14:textId="77777777" w:rsidR="00F368F6" w:rsidRPr="00F368F6" w:rsidRDefault="00F368F6" w:rsidP="00F368F6">
      <w:pPr>
        <w:rPr>
          <w:lang w:val="en-US"/>
        </w:rPr>
      </w:pPr>
      <w:r w:rsidRPr="00F368F6">
        <w:rPr>
          <w:rFonts w:hint="eastAsia"/>
          <w:lang w:val="en-US"/>
        </w:rPr>
        <w:t xml:space="preserve">    "IT6mIVIG": &lt;Binary: Yes encoded as 1, Not done for </w:t>
      </w:r>
      <w:r w:rsidRPr="00F368F6">
        <w:rPr>
          <w:rFonts w:hint="eastAsia"/>
          <w:lang w:val="en-US"/>
        </w:rPr>
        <w:t>≥</w:t>
      </w:r>
      <w:r w:rsidRPr="00F368F6">
        <w:rPr>
          <w:rFonts w:hint="eastAsia"/>
          <w:lang w:val="en-US"/>
        </w:rPr>
        <w:t>6 months or not done at all encoded as 0.&gt;,</w:t>
      </w:r>
    </w:p>
    <w:p w14:paraId="3AAA1DC1" w14:textId="77777777" w:rsidR="00F368F6" w:rsidRPr="00F368F6" w:rsidRDefault="00F368F6" w:rsidP="00F368F6">
      <w:pPr>
        <w:rPr>
          <w:lang w:val="en-US"/>
        </w:rPr>
      </w:pPr>
      <w:r w:rsidRPr="00F368F6">
        <w:rPr>
          <w:lang w:val="en-US"/>
        </w:rPr>
        <w:t xml:space="preserve">    "MonthsToFU": &lt;Numeric: float&gt;,</w:t>
      </w:r>
    </w:p>
    <w:p w14:paraId="2B444237" w14:textId="77777777" w:rsidR="00F368F6" w:rsidRPr="00F368F6" w:rsidRDefault="00F368F6" w:rsidP="00F368F6">
      <w:pPr>
        <w:rPr>
          <w:lang w:val="en-US"/>
        </w:rPr>
      </w:pPr>
      <w:r w:rsidRPr="00F368F6">
        <w:rPr>
          <w:lang w:val="en-US"/>
        </w:rPr>
        <w:t xml:space="preserve">    "FinalMRS": &lt;Numeric: integer</w:t>
      </w:r>
      <w:r w:rsidR="00600698">
        <w:rPr>
          <w:lang w:val="en-US"/>
        </w:rPr>
        <w:t xml:space="preserve"> (0-6)</w:t>
      </w:r>
      <w:r w:rsidRPr="00F368F6">
        <w:rPr>
          <w:lang w:val="en-US"/>
        </w:rPr>
        <w:t>&gt;,</w:t>
      </w:r>
    </w:p>
    <w:p w14:paraId="74AD0E4C" w14:textId="77777777" w:rsidR="00F368F6" w:rsidRPr="00F368F6" w:rsidRDefault="00F368F6" w:rsidP="00F368F6">
      <w:pPr>
        <w:rPr>
          <w:lang w:val="en-US"/>
        </w:rPr>
      </w:pPr>
      <w:r w:rsidRPr="00F368F6">
        <w:rPr>
          <w:lang w:val="en-US"/>
        </w:rPr>
        <w:t xml:space="preserve">    "Relapse": &lt;Binary: Yes encoded as 1, No encoded as 0&gt;</w:t>
      </w:r>
    </w:p>
    <w:p w14:paraId="2E0A5D0A" w14:textId="77777777" w:rsidR="00F368F6" w:rsidRPr="00F368F6" w:rsidRDefault="00F368F6" w:rsidP="00F368F6">
      <w:pPr>
        <w:rPr>
          <w:lang w:val="en-US"/>
        </w:rPr>
      </w:pPr>
      <w:r w:rsidRPr="00F368F6">
        <w:rPr>
          <w:lang w:val="en-US"/>
        </w:rPr>
        <w:t xml:space="preserve">  }</w:t>
      </w:r>
    </w:p>
    <w:p w14:paraId="5EA023F8" w14:textId="77777777" w:rsidR="00F368F6" w:rsidRPr="00F368F6" w:rsidRDefault="00F368F6" w:rsidP="00F368F6">
      <w:pPr>
        <w:rPr>
          <w:lang w:val="en-US"/>
        </w:rPr>
      </w:pPr>
      <w:r w:rsidRPr="00F368F6">
        <w:rPr>
          <w:lang w:val="en-US"/>
        </w:rPr>
        <w:t>]</w:t>
      </w:r>
    </w:p>
    <w:p w14:paraId="4090CB0B" w14:textId="77777777" w:rsidR="00B40A48" w:rsidRDefault="00F368F6" w:rsidP="00F368F6">
      <w:pPr>
        <w:rPr>
          <w:lang w:val="en-US"/>
        </w:rPr>
      </w:pPr>
      <w:r w:rsidRPr="00F368F6">
        <w:rPr>
          <w:lang w:val="en-US"/>
        </w:rPr>
        <w:t>"""</w:t>
      </w:r>
    </w:p>
    <w:bookmarkEnd w:id="5"/>
    <w:bookmarkEnd w:id="6"/>
    <w:bookmarkEnd w:id="7"/>
    <w:p w14:paraId="0DCA38B2" w14:textId="6566911B" w:rsidR="00FB2D8D" w:rsidDel="00000DD2" w:rsidRDefault="00FB2D8D" w:rsidP="00F368F6">
      <w:pPr>
        <w:rPr>
          <w:del w:id="216" w:author="雅卉 蒋" w:date="2025-08-18T16:18:00Z"/>
          <w:lang w:val="en-US"/>
        </w:rPr>
      </w:pPr>
    </w:p>
    <w:p w14:paraId="21EDB405" w14:textId="6BC96152" w:rsidR="00FB2D8D" w:rsidDel="00000DD2" w:rsidRDefault="00FB2D8D" w:rsidP="00FB2D8D">
      <w:pPr>
        <w:pStyle w:val="ListParagraph"/>
        <w:numPr>
          <w:ilvl w:val="0"/>
          <w:numId w:val="1"/>
        </w:numPr>
        <w:rPr>
          <w:del w:id="217" w:author="雅卉 蒋" w:date="2025-08-18T16:18:00Z"/>
          <w:sz w:val="28"/>
          <w:szCs w:val="28"/>
          <w:lang w:val="en-US"/>
        </w:rPr>
      </w:pPr>
      <w:del w:id="218" w:author="雅卉 蒋" w:date="2025-08-18T16:18:00Z">
        <w:r w:rsidRPr="00FB2D8D" w:rsidDel="00000DD2">
          <w:rPr>
            <w:sz w:val="28"/>
            <w:szCs w:val="28"/>
            <w:lang w:val="en-US"/>
          </w:rPr>
          <w:delText>In-context Knowledge Injection (+ G</w:delText>
        </w:r>
        <w:r w:rsidRPr="00FB2D8D" w:rsidDel="00000DD2">
          <w:rPr>
            <w:rFonts w:hint="eastAsia"/>
            <w:sz w:val="28"/>
            <w:szCs w:val="28"/>
            <w:lang w:val="en-US"/>
          </w:rPr>
          <w:delText>uide</w:delText>
        </w:r>
        <w:r w:rsidRPr="00FB2D8D" w:rsidDel="00000DD2">
          <w:rPr>
            <w:sz w:val="28"/>
            <w:szCs w:val="28"/>
            <w:lang w:val="en-US"/>
          </w:rPr>
          <w:delText xml:space="preserve"> on mRS)</w:delText>
        </w:r>
      </w:del>
    </w:p>
    <w:p w14:paraId="371FF5DD" w14:textId="2FE10D24" w:rsidR="00417B72" w:rsidDel="00BC279D" w:rsidRDefault="00417B72" w:rsidP="00417B72">
      <w:pPr>
        <w:pStyle w:val="ListParagraph"/>
        <w:numPr>
          <w:ilvl w:val="0"/>
          <w:numId w:val="5"/>
        </w:numPr>
        <w:rPr>
          <w:del w:id="219" w:author="雅卉 蒋" w:date="2025-08-15T12:09:00Z"/>
          <w:sz w:val="28"/>
          <w:szCs w:val="28"/>
          <w:lang w:val="en-US"/>
        </w:rPr>
      </w:pPr>
      <w:del w:id="220" w:author="雅卉 蒋" w:date="2025-08-15T12:09:00Z">
        <w:r w:rsidDel="00BC279D">
          <w:rPr>
            <w:sz w:val="28"/>
            <w:szCs w:val="28"/>
            <w:lang w:val="en-US"/>
          </w:rPr>
          <w:delText>Basic Version with Only One Table</w:delText>
        </w:r>
      </w:del>
    </w:p>
    <w:p w14:paraId="6027F527" w14:textId="2F7BECB7" w:rsidR="00FB2D8D" w:rsidRPr="00FB2D8D" w:rsidDel="00BC279D" w:rsidRDefault="00600698" w:rsidP="00FB2D8D">
      <w:pPr>
        <w:rPr>
          <w:del w:id="221" w:author="雅卉 蒋" w:date="2025-08-15T12:09:00Z"/>
          <w:moveFrom w:id="222" w:author="雅卉 蒋" w:date="2025-08-15T12:07:00Z"/>
          <w:lang w:val="en-US"/>
        </w:rPr>
      </w:pPr>
      <w:moveFromRangeStart w:id="223" w:author="雅卉 蒋" w:date="2025-08-15T12:07:00Z" w:name="move206152072"/>
      <w:moveFrom w:id="224" w:author="雅卉 蒋" w:date="2025-08-15T12:07:00Z">
        <w:del w:id="225" w:author="雅卉 蒋" w:date="2025-08-15T12:09:00Z">
          <w:r w:rsidDel="00BC279D">
            <w:rPr>
              <w:lang w:val="en-US"/>
            </w:rPr>
            <w:delText>D</w:delText>
          </w:r>
          <w:r w:rsidRPr="00D207AD" w:rsidDel="00BC279D">
            <w:rPr>
              <w:lang w:val="en-US"/>
            </w:rPr>
            <w:delText>irectly extract the</w:delText>
          </w:r>
          <w:r w:rsidDel="00BC279D">
            <w:rPr>
              <w:lang w:val="en-US"/>
            </w:rPr>
            <w:delText xml:space="preserve"> </w:delText>
          </w:r>
          <w:r w:rsidRPr="00FB2D8D" w:rsidDel="00BC279D">
            <w:rPr>
              <w:lang w:val="en-US"/>
            </w:rPr>
            <w:delText>"worst mRS in the acute phase" and "mRS at last follow-up"</w:delText>
          </w:r>
          <w:r w:rsidDel="00BC279D">
            <w:rPr>
              <w:lang w:val="en-US"/>
            </w:rPr>
            <w:delText xml:space="preserve"> </w:delText>
          </w:r>
          <w:r w:rsidDel="00BC279D">
            <w:rPr>
              <w:rFonts w:hint="eastAsia"/>
              <w:lang w:val="en-US"/>
            </w:rPr>
            <w:delText>if</w:delText>
          </w:r>
          <w:r w:rsidDel="00BC279D">
            <w:rPr>
              <w:lang w:val="en-US"/>
            </w:rPr>
            <w:delText xml:space="preserve"> they were provided in the publication text. Or if the value of</w:delText>
          </w:r>
          <w:r w:rsidRPr="00FB2D8D" w:rsidDel="00BC279D">
            <w:rPr>
              <w:lang w:val="en-US"/>
            </w:rPr>
            <w:delText xml:space="preserve"> </w:delText>
          </w:r>
          <w:r w:rsidDel="00BC279D">
            <w:rPr>
              <w:lang w:val="en-US"/>
            </w:rPr>
            <w:delText xml:space="preserve">mRS were not provided, evaluate the patient’s </w:delText>
          </w:r>
          <w:r w:rsidR="00FB2D8D" w:rsidRPr="00FB2D8D" w:rsidDel="00BC279D">
            <w:rPr>
              <w:lang w:val="en-US"/>
            </w:rPr>
            <w:delText>"worst mRS in the acute phase" and "mRS at last follow-up"</w:delText>
          </w:r>
          <w:r w:rsidDel="00BC279D">
            <w:rPr>
              <w:lang w:val="en-US"/>
            </w:rPr>
            <w:delText xml:space="preserve"> using</w:delText>
          </w:r>
          <w:r w:rsidR="00FB2D8D" w:rsidRPr="00FB2D8D" w:rsidDel="00BC279D">
            <w:rPr>
              <w:lang w:val="en-US"/>
            </w:rPr>
            <w:delText xml:space="preserve"> the modified Rankin Scale (mRS) scoring guides </w:delText>
          </w:r>
          <w:r w:rsidR="006722B9" w:rsidDel="00BC279D">
            <w:rPr>
              <w:lang w:val="en-US"/>
            </w:rPr>
            <w:delText>(</w:delText>
          </w:r>
          <w:commentRangeStart w:id="226"/>
          <w:r w:rsidR="006722B9" w:rsidRPr="006722B9" w:rsidDel="00BC279D">
            <w:rPr>
              <w:lang w:val="en-US"/>
            </w:rPr>
            <w:delText>Only use the clinical information provided</w:delText>
          </w:r>
          <w:r w:rsidR="006722B9" w:rsidDel="00BC279D">
            <w:rPr>
              <w:lang w:val="en-US"/>
            </w:rPr>
            <w:delText xml:space="preserve"> in the publication</w:delText>
          </w:r>
          <w:r w:rsidR="006722B9" w:rsidRPr="006722B9" w:rsidDel="00BC279D">
            <w:rPr>
              <w:lang w:val="en-US"/>
            </w:rPr>
            <w:delText>. Do NOT infer or invent any missing details</w:delText>
          </w:r>
          <w:commentRangeEnd w:id="226"/>
          <w:r w:rsidR="00F36932" w:rsidDel="00BC279D">
            <w:rPr>
              <w:rStyle w:val="CommentReference"/>
            </w:rPr>
            <w:commentReference w:id="226"/>
          </w:r>
          <w:r w:rsidR="006722B9" w:rsidDel="00BC279D">
            <w:rPr>
              <w:lang w:val="en-US"/>
            </w:rPr>
            <w:delText xml:space="preserve">.) </w:delText>
          </w:r>
          <w:r w:rsidR="00FB2D8D" w:rsidRPr="00FB2D8D" w:rsidDel="00BC279D">
            <w:rPr>
              <w:lang w:val="en-US"/>
            </w:rPr>
            <w:delText>as follows:</w:delText>
          </w:r>
        </w:del>
      </w:moveFrom>
    </w:p>
    <w:p w14:paraId="77F4B926" w14:textId="4B45455E" w:rsidR="00FB2D8D" w:rsidRPr="00FB2D8D" w:rsidDel="00BC279D" w:rsidRDefault="00FB2D8D" w:rsidP="00FB2D8D">
      <w:pPr>
        <w:rPr>
          <w:del w:id="227" w:author="雅卉 蒋" w:date="2025-08-15T12:09:00Z"/>
          <w:moveFrom w:id="228" w:author="雅卉 蒋" w:date="2025-08-15T12:07:00Z"/>
          <w:lang w:val="en-US"/>
        </w:rPr>
      </w:pPr>
      <w:moveFrom w:id="229" w:author="雅卉 蒋" w:date="2025-08-15T12:07:00Z">
        <w:del w:id="230" w:author="雅卉 蒋" w:date="2025-08-15T12:09:00Z">
          <w:r w:rsidRPr="00FB2D8D" w:rsidDel="00BC279D">
            <w:rPr>
              <w:lang w:val="en-US"/>
            </w:rPr>
            <w:delText>Score - Description - Comments</w:delText>
          </w:r>
        </w:del>
      </w:moveFrom>
    </w:p>
    <w:p w14:paraId="026FDACC" w14:textId="2CF1CE43" w:rsidR="00FB2D8D" w:rsidRPr="00FB2D8D" w:rsidDel="00BC279D" w:rsidRDefault="00FB2D8D" w:rsidP="00FB2D8D">
      <w:pPr>
        <w:rPr>
          <w:del w:id="231" w:author="雅卉 蒋" w:date="2025-08-15T12:09:00Z"/>
          <w:moveFrom w:id="232" w:author="雅卉 蒋" w:date="2025-08-15T12:07:00Z"/>
          <w:lang w:val="en-US"/>
        </w:rPr>
      </w:pPr>
      <w:moveFrom w:id="233" w:author="雅卉 蒋" w:date="2025-08-15T12:07:00Z">
        <w:del w:id="234" w:author="雅卉 蒋" w:date="2025-08-15T12:09:00Z">
          <w:r w:rsidRPr="00FB2D8D" w:rsidDel="00BC279D">
            <w:rPr>
              <w:lang w:val="en-US"/>
            </w:rPr>
            <w:delText>0 - No symptoms</w:delText>
          </w:r>
        </w:del>
      </w:moveFrom>
    </w:p>
    <w:p w14:paraId="18297E7B" w14:textId="58BD2D6D" w:rsidR="00FB2D8D" w:rsidRPr="00FB2D8D" w:rsidDel="00BC279D" w:rsidRDefault="00FB2D8D" w:rsidP="00FB2D8D">
      <w:pPr>
        <w:rPr>
          <w:del w:id="235" w:author="雅卉 蒋" w:date="2025-08-15T12:09:00Z"/>
          <w:moveFrom w:id="236" w:author="雅卉 蒋" w:date="2025-08-15T12:07:00Z"/>
          <w:lang w:val="en-US"/>
        </w:rPr>
      </w:pPr>
      <w:moveFrom w:id="237" w:author="雅卉 蒋" w:date="2025-08-15T12:07:00Z">
        <w:del w:id="238" w:author="雅卉 蒋" w:date="2025-08-15T12:09:00Z">
          <w:r w:rsidRPr="00FB2D8D" w:rsidDel="00BC279D">
            <w:rPr>
              <w:lang w:val="en-US"/>
            </w:rPr>
            <w:delText>1 - Non-disabling symptoms that do not interfere with the daily activity and playing/learning habits of the child - Playing/learning habits includes attending school or kindergarten</w:delText>
          </w:r>
        </w:del>
      </w:moveFrom>
    </w:p>
    <w:p w14:paraId="0AE5FB46" w14:textId="34789697" w:rsidR="00FB2D8D" w:rsidRPr="00FB2D8D" w:rsidDel="00BC279D" w:rsidRDefault="00FB2D8D" w:rsidP="00FB2D8D">
      <w:pPr>
        <w:rPr>
          <w:del w:id="239" w:author="雅卉 蒋" w:date="2025-08-15T12:09:00Z"/>
          <w:moveFrom w:id="240" w:author="雅卉 蒋" w:date="2025-08-15T12:07:00Z"/>
          <w:lang w:val="en-US"/>
        </w:rPr>
      </w:pPr>
      <w:moveFrom w:id="241" w:author="雅卉 蒋" w:date="2025-08-15T12:07:00Z">
        <w:del w:id="242" w:author="雅卉 蒋" w:date="2025-08-15T12:09:00Z">
          <w:r w:rsidRPr="00FB2D8D" w:rsidDel="00BC279D">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From>
    </w:p>
    <w:p w14:paraId="33E55498" w14:textId="5FCEC81C" w:rsidR="00FB2D8D" w:rsidRPr="00FB2D8D" w:rsidDel="00BC279D" w:rsidRDefault="00FB2D8D" w:rsidP="00FB2D8D">
      <w:pPr>
        <w:rPr>
          <w:del w:id="243" w:author="雅卉 蒋" w:date="2025-08-15T12:09:00Z"/>
          <w:moveFrom w:id="244" w:author="雅卉 蒋" w:date="2025-08-15T12:07:00Z"/>
          <w:lang w:val="en-US"/>
        </w:rPr>
      </w:pPr>
      <w:moveFrom w:id="245" w:author="雅卉 蒋" w:date="2025-08-15T12:07:00Z">
        <w:del w:id="246" w:author="雅卉 蒋" w:date="2025-08-15T12:09:00Z">
          <w:r w:rsidRPr="00FB2D8D" w:rsidDel="00BC279D">
            <w:rPr>
              <w:lang w:val="en-US"/>
            </w:rPr>
            <w:delText>3 - Moderate symptoms that significantly interfere with the daily activity and playing/learning habits or prevent total independence in age-appropriate basic functions - Basic functions and symptoms as above</w:delText>
          </w:r>
        </w:del>
      </w:moveFrom>
    </w:p>
    <w:p w14:paraId="7FEB0C7A" w14:textId="14069D62" w:rsidR="00FB2D8D" w:rsidRPr="00FB2D8D" w:rsidDel="00BC279D" w:rsidRDefault="00FB2D8D" w:rsidP="00FB2D8D">
      <w:pPr>
        <w:rPr>
          <w:del w:id="247" w:author="雅卉 蒋" w:date="2025-08-15T12:09:00Z"/>
          <w:moveFrom w:id="248" w:author="雅卉 蒋" w:date="2025-08-15T12:07:00Z"/>
          <w:lang w:val="en-US"/>
        </w:rPr>
      </w:pPr>
      <w:moveFrom w:id="249" w:author="雅卉 蒋" w:date="2025-08-15T12:07:00Z">
        <w:del w:id="250" w:author="雅卉 蒋" w:date="2025-08-15T12:09:00Z">
          <w:r w:rsidRPr="00FB2D8D" w:rsidDel="00BC279D">
            <w:rPr>
              <w:lang w:val="en-US"/>
            </w:rPr>
            <w:delText>4 - Moderately severe symptoms that clearly prevent independence in basic functions as would be appropriate for age, although patient does not need a constant attention - Basic functions and symptoms as above</w:delText>
          </w:r>
        </w:del>
      </w:moveFrom>
    </w:p>
    <w:p w14:paraId="774AAC89" w14:textId="45E2A981" w:rsidR="00FB2D8D" w:rsidRPr="00FB2D8D" w:rsidDel="00BC279D" w:rsidRDefault="00FB2D8D" w:rsidP="00FB2D8D">
      <w:pPr>
        <w:rPr>
          <w:del w:id="251" w:author="雅卉 蒋" w:date="2025-08-15T12:09:00Z"/>
          <w:moveFrom w:id="252" w:author="雅卉 蒋" w:date="2025-08-15T12:07:00Z"/>
          <w:lang w:val="en-US"/>
        </w:rPr>
      </w:pPr>
      <w:moveFrom w:id="253" w:author="雅卉 蒋" w:date="2025-08-15T12:07:00Z">
        <w:del w:id="254" w:author="雅卉 蒋" w:date="2025-08-15T12:09:00Z">
          <w:r w:rsidRPr="00FB2D8D" w:rsidDel="00BC279D">
            <w:rPr>
              <w:lang w:val="en-US"/>
            </w:rPr>
            <w:delText>5 - Severely disabled, totally dependent, requires constant attention - Bed-bound; May have impaired consciousness, agitation, dysautonomia, severe movement disorder</w:delText>
          </w:r>
        </w:del>
      </w:moveFrom>
    </w:p>
    <w:p w14:paraId="06CA0CAB" w14:textId="469F1A21" w:rsidR="00417B72" w:rsidRPr="00417B72" w:rsidDel="00BC279D" w:rsidRDefault="00417B72" w:rsidP="00417B72">
      <w:pPr>
        <w:rPr>
          <w:del w:id="255" w:author="雅卉 蒋" w:date="2025-08-15T12:09:00Z"/>
          <w:moveFrom w:id="256" w:author="雅卉 蒋" w:date="2025-08-15T12:07:00Z"/>
          <w:lang w:val="en-US"/>
        </w:rPr>
      </w:pPr>
      <w:moveFrom w:id="257" w:author="雅卉 蒋" w:date="2025-08-15T12:07:00Z">
        <w:del w:id="258" w:author="雅卉 蒋" w:date="2025-08-15T12:09:00Z">
          <w:r w:rsidDel="00BC279D">
            <w:rPr>
              <w:lang w:val="en-US"/>
            </w:rPr>
            <w:delText>6 -</w:delText>
          </w:r>
          <w:r w:rsidR="00FB2D8D" w:rsidRPr="00417B72" w:rsidDel="00BC279D">
            <w:rPr>
              <w:lang w:val="en-US"/>
            </w:rPr>
            <w:delText xml:space="preserve"> Dead</w:delText>
          </w:r>
        </w:del>
      </w:moveFrom>
    </w:p>
    <w:moveFromRangeEnd w:id="223"/>
    <w:p w14:paraId="1054AA35" w14:textId="318BDEB9" w:rsidR="00417B72" w:rsidDel="00BC279D" w:rsidRDefault="00417B72" w:rsidP="00417B72">
      <w:pPr>
        <w:pStyle w:val="ListParagraph"/>
        <w:numPr>
          <w:ilvl w:val="0"/>
          <w:numId w:val="5"/>
        </w:numPr>
        <w:rPr>
          <w:del w:id="259" w:author="雅卉 蒋" w:date="2025-08-15T12:09:00Z"/>
          <w:sz w:val="28"/>
          <w:szCs w:val="28"/>
          <w:lang w:val="en-US"/>
        </w:rPr>
      </w:pPr>
      <w:del w:id="260" w:author="雅卉 蒋" w:date="2025-08-15T12:09:00Z">
        <w:r w:rsidDel="00BC279D">
          <w:rPr>
            <w:sz w:val="28"/>
            <w:szCs w:val="28"/>
            <w:lang w:val="en-US"/>
          </w:rPr>
          <w:delText>Advanced Version with Three Tables</w:delText>
        </w:r>
      </w:del>
    </w:p>
    <w:p w14:paraId="1B125B91" w14:textId="36A27F05" w:rsidR="006722B9" w:rsidRPr="00FB2D8D" w:rsidDel="006B6046" w:rsidRDefault="006722B9" w:rsidP="006722B9">
      <w:pPr>
        <w:rPr>
          <w:del w:id="261" w:author="雅卉 蒋" w:date="2025-08-15T10:59:00Z"/>
          <w:lang w:val="en-US"/>
        </w:rPr>
      </w:pPr>
      <w:del w:id="262" w:author="雅卉 蒋" w:date="2025-08-18T16:18:00Z">
        <w:r w:rsidDel="00000DD2">
          <w:rPr>
            <w:lang w:val="en-US"/>
          </w:rPr>
          <w:delText>D</w:delText>
        </w:r>
        <w:r w:rsidRPr="00D207AD" w:rsidDel="00000DD2">
          <w:rPr>
            <w:lang w:val="en-US"/>
          </w:rPr>
          <w:delText>irectly extract the</w:delText>
        </w:r>
        <w:r w:rsidDel="00000DD2">
          <w:rPr>
            <w:lang w:val="en-US"/>
          </w:rPr>
          <w:delText xml:space="preserve"> </w:delText>
        </w:r>
        <w:r w:rsidRPr="00FB2D8D" w:rsidDel="00000DD2">
          <w:rPr>
            <w:lang w:val="en-US"/>
          </w:rPr>
          <w:delText>"worst mRS in the acute phase" and "mRS at last follow-up"</w:delText>
        </w:r>
        <w:r w:rsidDel="00000DD2">
          <w:rPr>
            <w:lang w:val="en-US"/>
          </w:rPr>
          <w:delText xml:space="preserve"> </w:delText>
        </w:r>
        <w:r w:rsidDel="00000DD2">
          <w:rPr>
            <w:rFonts w:hint="eastAsia"/>
            <w:lang w:val="en-US"/>
          </w:rPr>
          <w:delText>if</w:delText>
        </w:r>
        <w:r w:rsidDel="00000DD2">
          <w:rPr>
            <w:lang w:val="en-US"/>
          </w:rPr>
          <w:delText xml:space="preserve"> they were provided in the publication text. Or if the value of</w:delText>
        </w:r>
        <w:r w:rsidRPr="00FB2D8D" w:rsidDel="00000DD2">
          <w:rPr>
            <w:lang w:val="en-US"/>
          </w:rPr>
          <w:delText xml:space="preserve"> </w:delText>
        </w:r>
        <w:r w:rsidDel="00000DD2">
          <w:rPr>
            <w:lang w:val="en-US"/>
          </w:rPr>
          <w:delText xml:space="preserve">mRS were not provided, evaluate the patient’s </w:delText>
        </w:r>
        <w:r w:rsidRPr="00FB2D8D" w:rsidDel="00000DD2">
          <w:rPr>
            <w:lang w:val="en-US"/>
          </w:rPr>
          <w:delText>"worst mRS in the acute phase" and "mRS at last follow-up"</w:delText>
        </w:r>
        <w:r w:rsidDel="00000DD2">
          <w:rPr>
            <w:lang w:val="en-US"/>
          </w:rPr>
          <w:delText xml:space="preserve"> using</w:delText>
        </w:r>
        <w:r w:rsidRPr="00FB2D8D" w:rsidDel="00000DD2">
          <w:rPr>
            <w:lang w:val="en-US"/>
          </w:rPr>
          <w:delText xml:space="preserve"> the modified Rankin Scale (mRS) scoring guides </w:delText>
        </w:r>
      </w:del>
      <w:del w:id="263" w:author="雅卉 蒋" w:date="2025-08-15T10:59:00Z">
        <w:r w:rsidDel="006B6046">
          <w:rPr>
            <w:lang w:val="en-US"/>
          </w:rPr>
          <w:delText>(</w:delText>
        </w:r>
        <w:r w:rsidRPr="006722B9" w:rsidDel="006B6046">
          <w:rPr>
            <w:lang w:val="en-US"/>
          </w:rPr>
          <w:delText>Only use the clinical information provided</w:delText>
        </w:r>
        <w:r w:rsidDel="006B6046">
          <w:rPr>
            <w:lang w:val="en-US"/>
          </w:rPr>
          <w:delText xml:space="preserve"> in the publication</w:delText>
        </w:r>
        <w:r w:rsidRPr="006722B9" w:rsidDel="006B6046">
          <w:rPr>
            <w:lang w:val="en-US"/>
          </w:rPr>
          <w:delText>. Do NOT infer or invent any missing details</w:delText>
        </w:r>
        <w:r w:rsidDel="006B6046">
          <w:rPr>
            <w:lang w:val="en-US"/>
          </w:rPr>
          <w:delText xml:space="preserve">.) </w:delText>
        </w:r>
      </w:del>
      <w:del w:id="264" w:author="雅卉 蒋" w:date="2025-08-18T16:18:00Z">
        <w:r w:rsidRPr="00FB2D8D" w:rsidDel="00000DD2">
          <w:rPr>
            <w:lang w:val="en-US"/>
          </w:rPr>
          <w:delText>as follows:</w:delText>
        </w:r>
      </w:del>
    </w:p>
    <w:p w14:paraId="2A4F98E0" w14:textId="12EFA428" w:rsidR="006722B9" w:rsidRPr="00FB2D8D" w:rsidDel="00000DD2" w:rsidRDefault="006722B9" w:rsidP="00417B72">
      <w:pPr>
        <w:rPr>
          <w:del w:id="265" w:author="雅卉 蒋" w:date="2025-08-18T16:18:00Z"/>
          <w:lang w:val="en-US"/>
        </w:rPr>
      </w:pPr>
    </w:p>
    <w:p w14:paraId="4AA8A2FD" w14:textId="7A4B8224" w:rsidR="00417B72" w:rsidRPr="00417B72" w:rsidDel="00000DD2" w:rsidRDefault="006722B9" w:rsidP="00417B72">
      <w:pPr>
        <w:rPr>
          <w:del w:id="266" w:author="雅卉 蒋" w:date="2025-08-18T16:18:00Z"/>
          <w:lang w:val="en-US"/>
        </w:rPr>
      </w:pPr>
      <w:del w:id="267" w:author="雅卉 蒋" w:date="2025-08-18T16:18:00Z">
        <w:r w:rsidDel="00000DD2">
          <w:rPr>
            <w:lang w:val="en-US"/>
          </w:rPr>
          <w:delText>T</w:delText>
        </w:r>
        <w:r w:rsidDel="00000DD2">
          <w:rPr>
            <w:rFonts w:hint="eastAsia"/>
            <w:lang w:val="en-US"/>
          </w:rPr>
          <w:delText>able</w:delText>
        </w:r>
        <w:r w:rsidDel="00000DD2">
          <w:rPr>
            <w:lang w:val="en-US"/>
          </w:rPr>
          <w:delText xml:space="preserve"> 1 - </w:delText>
        </w:r>
        <w:r w:rsidRPr="006722B9" w:rsidDel="00000DD2">
          <w:rPr>
            <w:lang w:val="en-US"/>
          </w:rPr>
          <w:delText>Applicable to both adults and children</w:delText>
        </w:r>
        <w:r w:rsidR="00417B72" w:rsidRPr="00417B72" w:rsidDel="00000DD2">
          <w:rPr>
            <w:lang w:val="en-US"/>
          </w:rPr>
          <w:delText>:</w:delText>
        </w:r>
      </w:del>
    </w:p>
    <w:p w14:paraId="4281A70A" w14:textId="6DBCA243" w:rsidR="00417B72" w:rsidRPr="00FB2D8D" w:rsidDel="00000DD2" w:rsidRDefault="00417B72" w:rsidP="00417B72">
      <w:pPr>
        <w:rPr>
          <w:del w:id="268" w:author="雅卉 蒋" w:date="2025-08-18T16:18:00Z"/>
          <w:lang w:val="en-US"/>
        </w:rPr>
      </w:pPr>
      <w:del w:id="269" w:author="雅卉 蒋" w:date="2025-08-18T16:18:00Z">
        <w:r w:rsidRPr="00FB2D8D" w:rsidDel="00000DD2">
          <w:rPr>
            <w:lang w:val="en-US"/>
          </w:rPr>
          <w:delText>Score - Description - Comments</w:delText>
        </w:r>
      </w:del>
    </w:p>
    <w:p w14:paraId="02F21064" w14:textId="287ADCA0" w:rsidR="00417B72" w:rsidRPr="00FB2D8D" w:rsidDel="00000DD2" w:rsidRDefault="00417B72" w:rsidP="00417B72">
      <w:pPr>
        <w:rPr>
          <w:del w:id="270" w:author="雅卉 蒋" w:date="2025-08-18T16:18:00Z"/>
          <w:lang w:val="en-US"/>
        </w:rPr>
      </w:pPr>
      <w:del w:id="271" w:author="雅卉 蒋" w:date="2025-08-18T16:18:00Z">
        <w:r w:rsidRPr="00FB2D8D" w:rsidDel="00000DD2">
          <w:rPr>
            <w:lang w:val="en-US"/>
          </w:rPr>
          <w:delText>0 - No symptoms</w:delText>
        </w:r>
      </w:del>
    </w:p>
    <w:p w14:paraId="1B6B7312" w14:textId="0FF53656" w:rsidR="00417B72" w:rsidRPr="00FB2D8D" w:rsidDel="00000DD2" w:rsidRDefault="00417B72" w:rsidP="00417B72">
      <w:pPr>
        <w:rPr>
          <w:del w:id="272" w:author="雅卉 蒋" w:date="2025-08-18T16:18:00Z"/>
          <w:lang w:val="en-US"/>
        </w:rPr>
      </w:pPr>
      <w:del w:id="273" w:author="雅卉 蒋" w:date="2025-08-18T16:18:00Z">
        <w:r w:rsidRPr="00FB2D8D" w:rsidDel="00000DD2">
          <w:rPr>
            <w:lang w:val="en-US"/>
          </w:rPr>
          <w:delText>1 - Non-disabling symptoms that do not interfere with the daily activity and playing/learning habits of the child - Playing/learning habits includes attending school or kindergarten</w:delText>
        </w:r>
      </w:del>
    </w:p>
    <w:p w14:paraId="042A2980" w14:textId="1BA9F6AC" w:rsidR="00417B72" w:rsidRPr="00FB2D8D" w:rsidDel="00000DD2" w:rsidRDefault="00417B72" w:rsidP="00417B72">
      <w:pPr>
        <w:rPr>
          <w:del w:id="274" w:author="雅卉 蒋" w:date="2025-08-18T16:18:00Z"/>
          <w:lang w:val="en-US"/>
        </w:rPr>
      </w:pPr>
      <w:del w:id="275" w:author="雅卉 蒋" w:date="2025-08-18T16:18:00Z">
        <w:r w:rsidRPr="00FB2D8D" w:rsidDel="00000DD2">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p>
    <w:p w14:paraId="6086C134" w14:textId="6C233F2C" w:rsidR="00417B72" w:rsidRPr="00FB2D8D" w:rsidDel="00000DD2" w:rsidRDefault="00417B72" w:rsidP="00417B72">
      <w:pPr>
        <w:rPr>
          <w:del w:id="276" w:author="雅卉 蒋" w:date="2025-08-18T16:18:00Z"/>
          <w:lang w:val="en-US"/>
        </w:rPr>
      </w:pPr>
      <w:del w:id="277" w:author="雅卉 蒋" w:date="2025-08-18T16:18:00Z">
        <w:r w:rsidRPr="00FB2D8D" w:rsidDel="00000DD2">
          <w:rPr>
            <w:lang w:val="en-US"/>
          </w:rPr>
          <w:delText>3 - Moderate symptoms that significantly interfere with the daily activity and playing/learning habits or prevent total independence in age-appropriate basic functions - Basic functions and symptoms as above</w:delText>
        </w:r>
      </w:del>
    </w:p>
    <w:p w14:paraId="2CAEE074" w14:textId="47BDF483" w:rsidR="00417B72" w:rsidRPr="00FB2D8D" w:rsidDel="00000DD2" w:rsidRDefault="00417B72" w:rsidP="00417B72">
      <w:pPr>
        <w:rPr>
          <w:del w:id="278" w:author="雅卉 蒋" w:date="2025-08-18T16:18:00Z"/>
          <w:lang w:val="en-US"/>
        </w:rPr>
      </w:pPr>
      <w:del w:id="279" w:author="雅卉 蒋" w:date="2025-08-18T16:18:00Z">
        <w:r w:rsidRPr="00FB2D8D" w:rsidDel="00000DD2">
          <w:rPr>
            <w:lang w:val="en-US"/>
          </w:rPr>
          <w:delText>4 - Moderately severe symptoms that clearly prevent independence in basic functions as would be appropriate for age, although patient does not need a constant attention - Basic functions and symptoms as above</w:delText>
        </w:r>
      </w:del>
    </w:p>
    <w:p w14:paraId="4BE57F95" w14:textId="660CE9C7" w:rsidR="00417B72" w:rsidRPr="00FB2D8D" w:rsidDel="00000DD2" w:rsidRDefault="00417B72" w:rsidP="00417B72">
      <w:pPr>
        <w:rPr>
          <w:del w:id="280" w:author="雅卉 蒋" w:date="2025-08-18T16:18:00Z"/>
          <w:lang w:val="en-US"/>
        </w:rPr>
      </w:pPr>
      <w:del w:id="281" w:author="雅卉 蒋" w:date="2025-08-18T16:18:00Z">
        <w:r w:rsidRPr="00FB2D8D" w:rsidDel="00000DD2">
          <w:rPr>
            <w:lang w:val="en-US"/>
          </w:rPr>
          <w:delText>5 - Severely disabled, totally dependent, requires constant attention - Bed-bound; May have impaired consciousness, agitation, dysautonomia, severe movement disorder</w:delText>
        </w:r>
      </w:del>
    </w:p>
    <w:p w14:paraId="3E5C4EDF" w14:textId="6D99D00F" w:rsidR="00417B72" w:rsidDel="00000DD2" w:rsidRDefault="00417B72" w:rsidP="00417B72">
      <w:pPr>
        <w:rPr>
          <w:del w:id="282" w:author="雅卉 蒋" w:date="2025-08-18T16:18:00Z"/>
          <w:lang w:val="en-US"/>
        </w:rPr>
      </w:pPr>
      <w:del w:id="283" w:author="雅卉 蒋" w:date="2025-08-18T16:18:00Z">
        <w:r w:rsidDel="00000DD2">
          <w:rPr>
            <w:lang w:val="en-US"/>
          </w:rPr>
          <w:delText>6 -</w:delText>
        </w:r>
        <w:r w:rsidRPr="00417B72" w:rsidDel="00000DD2">
          <w:rPr>
            <w:lang w:val="en-US"/>
          </w:rPr>
          <w:delText xml:space="preserve"> Dead</w:delText>
        </w:r>
      </w:del>
    </w:p>
    <w:p w14:paraId="764A8F62" w14:textId="1FD0A2CA" w:rsidR="00600698" w:rsidRPr="00600698" w:rsidDel="00000DD2" w:rsidRDefault="006722B9" w:rsidP="00600698">
      <w:pPr>
        <w:rPr>
          <w:del w:id="284" w:author="雅卉 蒋" w:date="2025-08-18T16:18:00Z"/>
          <w:lang w:val="en-US"/>
        </w:rPr>
      </w:pPr>
      <w:del w:id="285" w:author="雅卉 蒋" w:date="2025-08-18T16:18:00Z">
        <w:r w:rsidDel="00000DD2">
          <w:rPr>
            <w:lang w:val="en-US"/>
          </w:rPr>
          <w:delText>T</w:delText>
        </w:r>
        <w:r w:rsidDel="00000DD2">
          <w:rPr>
            <w:rFonts w:hint="eastAsia"/>
            <w:lang w:val="en-US"/>
          </w:rPr>
          <w:delText>able</w:delText>
        </w:r>
        <w:r w:rsidDel="00000DD2">
          <w:rPr>
            <w:lang w:val="en-US"/>
          </w:rPr>
          <w:delText xml:space="preserve"> 2 - </w:delText>
        </w:r>
        <w:r w:rsidR="00600698" w:rsidRPr="00600698" w:rsidDel="00000DD2">
          <w:rPr>
            <w:lang w:val="en-US"/>
          </w:rPr>
          <w:delText>For adults (=&gt; 18 years old):</w:delText>
        </w:r>
      </w:del>
    </w:p>
    <w:p w14:paraId="256BA2A8" w14:textId="3CA100F9" w:rsidR="00600698" w:rsidRPr="00600698" w:rsidDel="00000DD2" w:rsidRDefault="00600698" w:rsidP="00600698">
      <w:pPr>
        <w:rPr>
          <w:del w:id="286" w:author="雅卉 蒋" w:date="2025-08-18T16:18:00Z"/>
          <w:lang w:val="en-US"/>
        </w:rPr>
      </w:pPr>
      <w:del w:id="287" w:author="雅卉 蒋" w:date="2025-08-18T16:18:00Z">
        <w:r w:rsidRPr="00600698" w:rsidDel="00000DD2">
          <w:rPr>
            <w:lang w:val="en-US"/>
          </w:rPr>
          <w:delText>0 - no symptoms</w:delText>
        </w:r>
      </w:del>
    </w:p>
    <w:p w14:paraId="2D4BCAD8" w14:textId="43A11D71" w:rsidR="00600698" w:rsidRPr="00600698" w:rsidDel="00000DD2" w:rsidRDefault="00600698" w:rsidP="00600698">
      <w:pPr>
        <w:rPr>
          <w:del w:id="288" w:author="雅卉 蒋" w:date="2025-08-18T16:18:00Z"/>
          <w:lang w:val="en-US"/>
        </w:rPr>
      </w:pPr>
      <w:del w:id="289" w:author="雅卉 蒋" w:date="2025-08-18T16:18:00Z">
        <w:r w:rsidRPr="00600698" w:rsidDel="00000DD2">
          <w:rPr>
            <w:lang w:val="en-US"/>
          </w:rPr>
          <w:delText>1 - mild deficit without significant disability; capable of performing all usual duties and activities</w:delText>
        </w:r>
      </w:del>
    </w:p>
    <w:p w14:paraId="4FB182B4" w14:textId="114B75FA" w:rsidR="00600698" w:rsidRPr="00600698" w:rsidDel="00000DD2" w:rsidRDefault="00600698" w:rsidP="00600698">
      <w:pPr>
        <w:rPr>
          <w:del w:id="290" w:author="雅卉 蒋" w:date="2025-08-18T16:18:00Z"/>
          <w:lang w:val="en-US"/>
        </w:rPr>
      </w:pPr>
      <w:del w:id="291" w:author="雅卉 蒋" w:date="2025-08-18T16:18:00Z">
        <w:r w:rsidRPr="00600698" w:rsidDel="00000DD2">
          <w:rPr>
            <w:lang w:val="en-US"/>
          </w:rPr>
          <w:delText>2 - mild disability; unable to carry out all previous activities, but able to manage own affairs without any assistance</w:delText>
        </w:r>
      </w:del>
    </w:p>
    <w:p w14:paraId="67F0231B" w14:textId="01D743AD" w:rsidR="00600698" w:rsidRPr="00600698" w:rsidDel="00000DD2" w:rsidRDefault="00600698" w:rsidP="00600698">
      <w:pPr>
        <w:rPr>
          <w:del w:id="292" w:author="雅卉 蒋" w:date="2025-08-18T16:18:00Z"/>
          <w:lang w:val="en-US"/>
        </w:rPr>
      </w:pPr>
      <w:del w:id="293" w:author="雅卉 蒋" w:date="2025-08-18T16:18:00Z">
        <w:r w:rsidRPr="00600698" w:rsidDel="00000DD2">
          <w:rPr>
            <w:lang w:val="en-US"/>
          </w:rPr>
          <w:delText>3 - moderate disability, the patient requires assistance with some activities; able to walk without another person’s help</w:delText>
        </w:r>
      </w:del>
    </w:p>
    <w:p w14:paraId="027FBC59" w14:textId="0E0BABF6" w:rsidR="00600698" w:rsidRPr="00600698" w:rsidDel="00000DD2" w:rsidRDefault="00600698" w:rsidP="00600698">
      <w:pPr>
        <w:rPr>
          <w:del w:id="294" w:author="雅卉 蒋" w:date="2025-08-18T16:18:00Z"/>
          <w:lang w:val="en-US"/>
        </w:rPr>
      </w:pPr>
      <w:del w:id="295" w:author="雅卉 蒋" w:date="2025-08-18T16:18:00Z">
        <w:r w:rsidRPr="00600698" w:rsidDel="00000DD2">
          <w:rPr>
            <w:lang w:val="en-US"/>
          </w:rPr>
          <w:delText>4 - unable to walk and attend to bodily needs without assistance</w:delText>
        </w:r>
      </w:del>
    </w:p>
    <w:p w14:paraId="79694745" w14:textId="11DCB8CC" w:rsidR="00600698" w:rsidRPr="00600698" w:rsidDel="00000DD2" w:rsidRDefault="00600698" w:rsidP="00600698">
      <w:pPr>
        <w:rPr>
          <w:del w:id="296" w:author="雅卉 蒋" w:date="2025-08-18T16:18:00Z"/>
          <w:lang w:val="en-US"/>
        </w:rPr>
      </w:pPr>
      <w:del w:id="297" w:author="雅卉 蒋" w:date="2025-08-18T16:18:00Z">
        <w:r w:rsidRPr="00600698" w:rsidDel="00000DD2">
          <w:rPr>
            <w:lang w:val="en-US"/>
          </w:rPr>
          <w:delText>5 - bedridden; incontinent, requiring constant nursing care</w:delText>
        </w:r>
      </w:del>
    </w:p>
    <w:p w14:paraId="56E010F6" w14:textId="2A827B0B" w:rsidR="00600698" w:rsidRPr="00600698" w:rsidDel="00000DD2" w:rsidRDefault="00600698" w:rsidP="00600698">
      <w:pPr>
        <w:rPr>
          <w:del w:id="298" w:author="雅卉 蒋" w:date="2025-08-18T16:18:00Z"/>
          <w:lang w:val="en-US"/>
        </w:rPr>
      </w:pPr>
      <w:del w:id="299" w:author="雅卉 蒋" w:date="2025-08-18T16:18:00Z">
        <w:r w:rsidRPr="00600698" w:rsidDel="00000DD2">
          <w:rPr>
            <w:lang w:val="en-US"/>
          </w:rPr>
          <w:delText>6 - dead</w:delText>
        </w:r>
      </w:del>
    </w:p>
    <w:p w14:paraId="6CF797B0" w14:textId="5CC76B18" w:rsidR="00600698" w:rsidRPr="00600698" w:rsidDel="00000DD2" w:rsidRDefault="006722B9" w:rsidP="00600698">
      <w:pPr>
        <w:rPr>
          <w:del w:id="300" w:author="雅卉 蒋" w:date="2025-08-18T16:18:00Z"/>
          <w:lang w:val="en-US"/>
        </w:rPr>
      </w:pPr>
      <w:del w:id="301" w:author="雅卉 蒋" w:date="2025-08-18T16:18:00Z">
        <w:r w:rsidDel="00000DD2">
          <w:rPr>
            <w:lang w:val="en-US"/>
          </w:rPr>
          <w:delText>T</w:delText>
        </w:r>
        <w:r w:rsidDel="00000DD2">
          <w:rPr>
            <w:rFonts w:hint="eastAsia"/>
            <w:lang w:val="en-US"/>
          </w:rPr>
          <w:delText>able</w:delText>
        </w:r>
        <w:r w:rsidDel="00000DD2">
          <w:rPr>
            <w:lang w:val="en-US"/>
          </w:rPr>
          <w:delText xml:space="preserve"> 3 - </w:delText>
        </w:r>
        <w:r w:rsidR="00600698" w:rsidRPr="00600698" w:rsidDel="00000DD2">
          <w:rPr>
            <w:lang w:val="en-US"/>
          </w:rPr>
          <w:delText>For children (&lt; 18 years old):</w:delText>
        </w:r>
      </w:del>
    </w:p>
    <w:p w14:paraId="71833179" w14:textId="497422CB" w:rsidR="00600698" w:rsidRPr="00600698" w:rsidDel="00000DD2" w:rsidRDefault="00600698" w:rsidP="00600698">
      <w:pPr>
        <w:rPr>
          <w:del w:id="302" w:author="雅卉 蒋" w:date="2025-08-18T16:18:00Z"/>
          <w:lang w:val="en-US"/>
        </w:rPr>
      </w:pPr>
      <w:del w:id="303" w:author="雅卉 蒋" w:date="2025-08-18T16:18:00Z">
        <w:r w:rsidRPr="00600698" w:rsidDel="00000DD2">
          <w:rPr>
            <w:lang w:val="en-US"/>
          </w:rPr>
          <w:delText>0 - No symptoms at all</w:delText>
        </w:r>
      </w:del>
    </w:p>
    <w:p w14:paraId="510DD695" w14:textId="2C5F5ACE" w:rsidR="00600698" w:rsidRPr="00600698" w:rsidDel="00000DD2" w:rsidRDefault="00600698" w:rsidP="00600698">
      <w:pPr>
        <w:rPr>
          <w:del w:id="304" w:author="雅卉 蒋" w:date="2025-08-18T16:18:00Z"/>
          <w:lang w:val="en-US"/>
        </w:rPr>
      </w:pPr>
      <w:del w:id="305" w:author="雅卉 蒋" w:date="2025-08-18T16:18:00Z">
        <w:r w:rsidRPr="00600698" w:rsidDel="00000DD2">
          <w:rPr>
            <w:lang w:val="en-US"/>
          </w:rPr>
          <w:delText>1 - No significant disabilities despite symptoms in clinical examination; age appropriate behaviour and further development</w:delText>
        </w:r>
      </w:del>
    </w:p>
    <w:p w14:paraId="1AEDF410" w14:textId="57AE5748" w:rsidR="00600698" w:rsidRPr="00600698" w:rsidDel="00000DD2" w:rsidRDefault="00600698" w:rsidP="00600698">
      <w:pPr>
        <w:rPr>
          <w:del w:id="306" w:author="雅卉 蒋" w:date="2025-08-18T16:18:00Z"/>
          <w:lang w:val="en-US"/>
        </w:rPr>
      </w:pPr>
      <w:del w:id="307" w:author="雅卉 蒋" w:date="2025-08-18T16:18:00Z">
        <w:r w:rsidRPr="00600698" w:rsidDel="00000DD2">
          <w:rPr>
            <w:lang w:val="en-US"/>
          </w:rPr>
          <w:delText>2 - Slight disability; unable to carry out all previous activities, but same independence as other age- and sex-matched children (no reduction of levels on the gross motor function scale)</w:delText>
        </w:r>
      </w:del>
    </w:p>
    <w:p w14:paraId="35B8CCCD" w14:textId="6B7D554A" w:rsidR="00600698" w:rsidRPr="00600698" w:rsidDel="00000DD2" w:rsidRDefault="00600698" w:rsidP="00600698">
      <w:pPr>
        <w:rPr>
          <w:del w:id="308" w:author="雅卉 蒋" w:date="2025-08-18T16:18:00Z"/>
          <w:lang w:val="en-US"/>
        </w:rPr>
      </w:pPr>
      <w:del w:id="309" w:author="雅卉 蒋" w:date="2025-08-18T16:18:00Z">
        <w:r w:rsidRPr="00600698" w:rsidDel="00000DD2">
          <w:rPr>
            <w:lang w:val="en-US"/>
          </w:rPr>
          <w:delText>3 - Moderate disability; requiring some help, but able to walk without assistance; in younger patients adequate motor development despite mild functional impairment (reduction of one level on the gross motor function scale)</w:delText>
        </w:r>
      </w:del>
    </w:p>
    <w:p w14:paraId="0D9596CA" w14:textId="5D2CC3B4" w:rsidR="00600698" w:rsidRPr="00600698" w:rsidDel="00000DD2" w:rsidRDefault="00600698" w:rsidP="00600698">
      <w:pPr>
        <w:rPr>
          <w:del w:id="310" w:author="雅卉 蒋" w:date="2025-08-18T16:18:00Z"/>
          <w:lang w:val="en-US"/>
        </w:rPr>
      </w:pPr>
      <w:del w:id="311" w:author="雅卉 蒋" w:date="2025-08-18T16:18:00Z">
        <w:r w:rsidRPr="00600698" w:rsidDel="00000DD2">
          <w:rPr>
            <w:lang w:val="en-US"/>
          </w:rPr>
          <w:delText>4 - Moderately severe disability; unable to walk without assistance; in younger patients reduction of at least 2 levels on the gross motor function scale</w:delText>
        </w:r>
      </w:del>
    </w:p>
    <w:p w14:paraId="3EC66D58" w14:textId="176AD806" w:rsidR="00600698" w:rsidRPr="00600698" w:rsidDel="00000DD2" w:rsidRDefault="00600698" w:rsidP="00600698">
      <w:pPr>
        <w:rPr>
          <w:del w:id="312" w:author="雅卉 蒋" w:date="2025-08-18T16:18:00Z"/>
          <w:lang w:val="en-US"/>
        </w:rPr>
      </w:pPr>
      <w:del w:id="313" w:author="雅卉 蒋" w:date="2025-08-18T16:18:00Z">
        <w:r w:rsidRPr="00600698" w:rsidDel="00000DD2">
          <w:rPr>
            <w:lang w:val="en-US"/>
          </w:rPr>
          <w:delText xml:space="preserve">  - GMFCS (before 2 years old): Level III = unable to sit without trunk support, unable to crawl or pull to stand</w:delText>
        </w:r>
      </w:del>
    </w:p>
    <w:p w14:paraId="5D5D9804" w14:textId="635B66D8" w:rsidR="00600698" w:rsidRPr="00600698" w:rsidDel="00000DD2" w:rsidRDefault="00600698" w:rsidP="00600698">
      <w:pPr>
        <w:rPr>
          <w:del w:id="314" w:author="雅卉 蒋" w:date="2025-08-18T16:18:00Z"/>
          <w:lang w:val="en-US"/>
        </w:rPr>
      </w:pPr>
      <w:del w:id="315" w:author="雅卉 蒋" w:date="2025-08-18T16:18:00Z">
        <w:r w:rsidRPr="00600698" w:rsidDel="00000DD2">
          <w:rPr>
            <w:lang w:val="en-US"/>
          </w:rPr>
          <w:delText xml:space="preserve">  - GMFCS (&gt;= 2 years old): Level III = requires a hand-held mobility device or adult support to walk</w:delText>
        </w:r>
      </w:del>
    </w:p>
    <w:p w14:paraId="6A9DC37E" w14:textId="4A0EFD8A" w:rsidR="00600698" w:rsidRPr="00600698" w:rsidDel="00000DD2" w:rsidRDefault="00600698" w:rsidP="00600698">
      <w:pPr>
        <w:rPr>
          <w:del w:id="316" w:author="雅卉 蒋" w:date="2025-08-18T16:18:00Z"/>
          <w:lang w:val="en-US"/>
        </w:rPr>
      </w:pPr>
      <w:del w:id="317" w:author="雅卉 蒋" w:date="2025-08-18T16:18:00Z">
        <w:r w:rsidRPr="00600698" w:rsidDel="00000DD2">
          <w:rPr>
            <w:lang w:val="en-US"/>
          </w:rPr>
          <w:delText>5 - severe disability; bedridden, requiring constant nursing care and attention</w:delText>
        </w:r>
      </w:del>
    </w:p>
    <w:p w14:paraId="4161A425" w14:textId="6C0E7A12" w:rsidR="00600698" w:rsidDel="00000DD2" w:rsidRDefault="00600698" w:rsidP="00600698">
      <w:pPr>
        <w:rPr>
          <w:del w:id="318" w:author="雅卉 蒋" w:date="2025-08-18T16:18:00Z"/>
          <w:lang w:val="en-US"/>
        </w:rPr>
      </w:pPr>
      <w:del w:id="319" w:author="雅卉 蒋" w:date="2025-08-18T16:18:00Z">
        <w:r w:rsidRPr="00600698" w:rsidDel="00000DD2">
          <w:rPr>
            <w:lang w:val="en-US"/>
          </w:rPr>
          <w:delText>6 - dead</w:delText>
        </w:r>
      </w:del>
    </w:p>
    <w:p w14:paraId="59E30472" w14:textId="026E050C" w:rsidR="00FB2D8D" w:rsidRPr="00FB2D8D" w:rsidDel="00000DD2" w:rsidRDefault="00FB2D8D" w:rsidP="00FB2D8D">
      <w:pPr>
        <w:rPr>
          <w:del w:id="320" w:author="雅卉 蒋" w:date="2025-08-18T16:18:00Z"/>
          <w:lang w:val="en-US"/>
        </w:rPr>
      </w:pPr>
    </w:p>
    <w:p w14:paraId="752E5D8E" w14:textId="67A2ED1E" w:rsidR="00FB2D8D" w:rsidRPr="00094CBE" w:rsidDel="00000DD2" w:rsidRDefault="00FB2D8D" w:rsidP="00FB2D8D">
      <w:pPr>
        <w:pStyle w:val="ListParagraph"/>
        <w:numPr>
          <w:ilvl w:val="0"/>
          <w:numId w:val="1"/>
        </w:numPr>
        <w:rPr>
          <w:del w:id="321" w:author="雅卉 蒋" w:date="2025-08-18T16:18:00Z"/>
          <w:sz w:val="28"/>
          <w:szCs w:val="28"/>
          <w:lang w:val="en-US"/>
        </w:rPr>
      </w:pPr>
      <w:del w:id="322" w:author="雅卉 蒋" w:date="2025-08-18T16:18:00Z">
        <w:r w:rsidRPr="00FB2D8D" w:rsidDel="00000DD2">
          <w:rPr>
            <w:sz w:val="28"/>
            <w:szCs w:val="28"/>
            <w:lang w:val="en-US"/>
          </w:rPr>
          <w:delText xml:space="preserve">Chain-of-Thought </w:delText>
        </w:r>
        <w:r w:rsidRPr="00FB2D8D" w:rsidDel="00000DD2">
          <w:rPr>
            <w:sz w:val="28"/>
            <w:szCs w:val="28"/>
          </w:rPr>
          <w:delText>(</w:delText>
        </w:r>
        <w:r w:rsidRPr="00FB2D8D" w:rsidDel="00000DD2">
          <w:rPr>
            <w:sz w:val="28"/>
            <w:szCs w:val="28"/>
            <w:lang w:val="en-US"/>
          </w:rPr>
          <w:delText xml:space="preserve">for </w:delText>
        </w:r>
        <w:r w:rsidRPr="00FB2D8D" w:rsidDel="00000DD2">
          <w:rPr>
            <w:sz w:val="28"/>
            <w:szCs w:val="28"/>
          </w:rPr>
          <w:delText xml:space="preserve">Duration </w:delText>
        </w:r>
        <w:r w:rsidRPr="00FB2D8D" w:rsidDel="00000DD2">
          <w:rPr>
            <w:sz w:val="28"/>
            <w:szCs w:val="28"/>
            <w:lang w:val="en-US"/>
          </w:rPr>
          <w:delText>Calculation</w:delText>
        </w:r>
        <w:r w:rsidRPr="00FB2D8D" w:rsidDel="00000DD2">
          <w:rPr>
            <w:sz w:val="28"/>
            <w:szCs w:val="28"/>
          </w:rPr>
          <w:delText>)</w:delText>
        </w:r>
      </w:del>
    </w:p>
    <w:p w14:paraId="0EC8101E" w14:textId="44D76EC0" w:rsidR="00094CBE" w:rsidDel="00000DD2" w:rsidRDefault="00094CBE" w:rsidP="00094CBE">
      <w:pPr>
        <w:rPr>
          <w:del w:id="323" w:author="雅卉 蒋" w:date="2025-08-18T16:18:00Z"/>
          <w:lang w:val="en-US"/>
        </w:rPr>
      </w:pPr>
      <w:del w:id="324" w:author="雅卉 蒋" w:date="2025-08-18T16:18:00Z">
        <w:r w:rsidRPr="00094CBE" w:rsidDel="00000DD2">
          <w:rPr>
            <w:lang w:val="en-US"/>
          </w:rPr>
          <w:delText xml:space="preserve">- DaysToIT: number of </w:delText>
        </w:r>
        <w:r w:rsidR="00214784" w:rsidRPr="00094CBE" w:rsidDel="00000DD2">
          <w:rPr>
            <w:lang w:val="en-US"/>
          </w:rPr>
          <w:delText xml:space="preserve">calendar </w:delText>
        </w:r>
        <w:r w:rsidRPr="00094CBE" w:rsidDel="00000DD2">
          <w:rPr>
            <w:lang w:val="en-US"/>
          </w:rPr>
          <w:delText xml:space="preserve">days between </w:delText>
        </w:r>
        <w:r w:rsidR="00214784" w:rsidRPr="00DA3A24" w:rsidDel="00000DD2">
          <w:rPr>
            <w:lang w:val="en-US"/>
          </w:rPr>
          <w:delText>d</w:delText>
        </w:r>
        <w:r w:rsidR="00214784" w:rsidRPr="00094CBE" w:rsidDel="00000DD2">
          <w:rPr>
            <w:lang w:val="en-US"/>
          </w:rPr>
          <w:delText xml:space="preserve">ate of first symptom onset of </w:delText>
        </w:r>
        <w:r w:rsidR="00214784" w:rsidRPr="00DA3A24" w:rsidDel="00000DD2">
          <w:rPr>
            <w:lang w:val="en-US"/>
          </w:rPr>
          <w:delText>NMDARE</w:delText>
        </w:r>
        <w:r w:rsidRPr="00094CBE" w:rsidDel="00000DD2">
          <w:rPr>
            <w:lang w:val="en-US"/>
          </w:rPr>
          <w:delText xml:space="preserve"> and </w:delText>
        </w:r>
        <w:r w:rsidR="00214784" w:rsidRPr="00DA3A24" w:rsidDel="00000DD2">
          <w:rPr>
            <w:lang w:val="en-US"/>
          </w:rPr>
          <w:delText>d</w:delText>
        </w:r>
        <w:r w:rsidR="00214784" w:rsidRPr="00094CBE" w:rsidDel="00000DD2">
          <w:rPr>
            <w:lang w:val="en-US"/>
          </w:rPr>
          <w:delText xml:space="preserve">ate of </w:delText>
        </w:r>
        <w:r w:rsidRPr="00DA3A24" w:rsidDel="00000DD2">
          <w:rPr>
            <w:lang w:val="en-US"/>
          </w:rPr>
          <w:delText xml:space="preserve">first </w:delText>
        </w:r>
        <w:r w:rsidR="00214784" w:rsidRPr="00DA3A24" w:rsidDel="00000DD2">
          <w:rPr>
            <w:lang w:val="en-US"/>
          </w:rPr>
          <w:delText xml:space="preserve">immunotherapy </w:delText>
        </w:r>
        <w:r w:rsidR="00214784" w:rsidRPr="00094CBE" w:rsidDel="00000DD2">
          <w:rPr>
            <w:lang w:val="en-US"/>
          </w:rPr>
          <w:delText>was initiated</w:delText>
        </w:r>
        <w:r w:rsidRPr="00DA3A24" w:rsidDel="00000DD2">
          <w:rPr>
            <w:lang w:val="en-US"/>
          </w:rPr>
          <w:delText xml:space="preserve">. </w:delText>
        </w:r>
        <w:r w:rsidR="00DA3A24" w:rsidRPr="00DA3A24" w:rsidDel="00000DD2">
          <w:rPr>
            <w:lang w:val="en-US"/>
          </w:rPr>
          <w:delText xml:space="preserve">Follow the step-by-step reasoning process before giving the final result. </w:delText>
        </w:r>
        <w:r w:rsidR="00D207AD" w:rsidRPr="00D207AD" w:rsidDel="00000DD2">
          <w:rPr>
            <w:lang w:val="en-US"/>
          </w:rPr>
          <w:delText>Perform all reasoning internally before producing the final output and do not output any explanation in the final answer.</w:delText>
        </w:r>
      </w:del>
    </w:p>
    <w:p w14:paraId="2C1F085F" w14:textId="46F33DC0" w:rsidR="00214784" w:rsidDel="00000DD2" w:rsidRDefault="00214784" w:rsidP="00214784">
      <w:pPr>
        <w:ind w:left="720"/>
        <w:rPr>
          <w:del w:id="325" w:author="雅卉 蒋" w:date="2025-08-18T16:18:00Z"/>
          <w:lang w:val="en-US"/>
        </w:rPr>
      </w:pPr>
      <w:del w:id="326" w:author="雅卉 蒋" w:date="2025-08-18T16:18:00Z">
        <w:r w:rsidDel="00000DD2">
          <w:rPr>
            <w:lang w:val="en-US"/>
          </w:rPr>
          <w:delText>(</w:delText>
        </w:r>
        <w:r w:rsidR="00DA3A24" w:rsidDel="00000DD2">
          <w:rPr>
            <w:lang w:val="en-US"/>
          </w:rPr>
          <w:delText>R</w:delText>
        </w:r>
        <w:r w:rsidR="00DA3A24" w:rsidRPr="00DA3A24" w:rsidDel="00000DD2">
          <w:rPr>
            <w:lang w:val="en-US"/>
          </w:rPr>
          <w:delText xml:space="preserve">easoning </w:delText>
        </w:r>
        <w:r w:rsidR="00DA3A24" w:rsidDel="00000DD2">
          <w:rPr>
            <w:lang w:val="en-US"/>
          </w:rPr>
          <w:delText>P</w:delText>
        </w:r>
        <w:r w:rsidR="00DA3A24" w:rsidRPr="00DA3A24" w:rsidDel="00000DD2">
          <w:rPr>
            <w:lang w:val="en-US"/>
          </w:rPr>
          <w:delText>rocess</w:delText>
        </w:r>
        <w:r w:rsidDel="00000DD2">
          <w:rPr>
            <w:lang w:val="en-US"/>
          </w:rPr>
          <w:delText>:</w:delText>
        </w:r>
      </w:del>
    </w:p>
    <w:p w14:paraId="3D90E434" w14:textId="0804F090" w:rsidR="00DA3A24" w:rsidRPr="00DA3A24" w:rsidDel="00000DD2" w:rsidRDefault="00214784" w:rsidP="00DA3A24">
      <w:pPr>
        <w:ind w:left="720"/>
        <w:rPr>
          <w:del w:id="327" w:author="雅卉 蒋" w:date="2025-08-18T16:18:00Z"/>
          <w:lang w:val="en-US"/>
        </w:rPr>
      </w:pPr>
      <w:del w:id="328" w:author="雅卉 蒋" w:date="2025-08-18T16:18:00Z">
        <w:r w:rsidRPr="00214784" w:rsidDel="00000DD2">
          <w:rPr>
            <w:lang w:val="en-US"/>
          </w:rPr>
          <w:delText>Step 1: Identify</w:delText>
        </w:r>
        <w:r w:rsidDel="00000DD2">
          <w:rPr>
            <w:lang w:val="en-US"/>
          </w:rPr>
          <w:delText xml:space="preserve"> </w:delText>
        </w:r>
        <w:r w:rsidR="00DA3A24" w:rsidRPr="00DA3A24" w:rsidDel="00000DD2">
          <w:rPr>
            <w:lang w:val="en-US"/>
          </w:rPr>
          <w:delText>relevant time expressions in the text</w:delText>
        </w:r>
        <w:r w:rsidRPr="00DA3A24" w:rsidDel="00000DD2">
          <w:rPr>
            <w:lang w:val="en-US"/>
          </w:rPr>
          <w:delText xml:space="preserve"> about</w:delText>
        </w:r>
        <w:r w:rsidR="00DA3A24" w:rsidDel="00000DD2">
          <w:rPr>
            <w:lang w:val="en-US"/>
          </w:rPr>
          <w:delText>:</w:delText>
        </w:r>
        <w:r w:rsidR="00DA3A24" w:rsidRPr="00DA3A24" w:rsidDel="00000DD2">
          <w:rPr>
            <w:lang w:val="en-US"/>
          </w:rPr>
          <w:delText xml:space="preserve"> (1) the interval of onset to first immunotherapy</w:delText>
        </w:r>
        <w:r w:rsidR="00DA3A24" w:rsidDel="00000DD2">
          <w:rPr>
            <w:lang w:val="en-US"/>
          </w:rPr>
          <w:delText xml:space="preserve">; (2) </w:delText>
        </w:r>
        <w:r w:rsidR="00DA3A24" w:rsidRPr="00DA3A24" w:rsidDel="00000DD2">
          <w:rPr>
            <w:lang w:val="en-US"/>
          </w:rPr>
          <w:delText>date or time reference</w:delText>
        </w:r>
        <w:r w:rsidR="00FE60F8" w:rsidDel="00000DD2">
          <w:rPr>
            <w:lang w:val="en-US"/>
          </w:rPr>
          <w:delText xml:space="preserve"> of </w:delText>
        </w:r>
        <w:r w:rsidR="00FE60F8" w:rsidRPr="00DA3A24" w:rsidDel="00000DD2">
          <w:rPr>
            <w:lang w:val="en-US"/>
          </w:rPr>
          <w:delText>symptom onset</w:delText>
        </w:r>
        <w:r w:rsidR="00DA3A24" w:rsidRPr="00DA3A24" w:rsidDel="00000DD2">
          <w:rPr>
            <w:lang w:val="en-US"/>
          </w:rPr>
          <w:delText>; (3)</w:delText>
        </w:r>
        <w:r w:rsidR="00FE60F8" w:rsidRPr="00FE60F8" w:rsidDel="00000DD2">
          <w:rPr>
            <w:lang w:val="en-US"/>
          </w:rPr>
          <w:delText xml:space="preserve"> </w:delText>
        </w:r>
        <w:r w:rsidR="00FE60F8" w:rsidRPr="00DA3A24" w:rsidDel="00000DD2">
          <w:rPr>
            <w:lang w:val="en-US"/>
          </w:rPr>
          <w:delText>date or time reference</w:delText>
        </w:r>
        <w:r w:rsidR="00FE60F8" w:rsidDel="00000DD2">
          <w:rPr>
            <w:lang w:val="en-US"/>
          </w:rPr>
          <w:delText xml:space="preserve"> of</w:delText>
        </w:r>
        <w:r w:rsidR="00DA3A24" w:rsidRPr="00DA3A24" w:rsidDel="00000DD2">
          <w:rPr>
            <w:lang w:val="en-US"/>
          </w:rPr>
          <w:delText xml:space="preserve"> </w:delText>
        </w:r>
        <w:r w:rsidR="00DA3A24" w:rsidRPr="00DA3A24" w:rsidDel="00000DD2">
          <w:rPr>
            <w:rFonts w:hint="eastAsia"/>
            <w:lang w:val="en-US"/>
          </w:rPr>
          <w:delText>f</w:delText>
        </w:r>
        <w:r w:rsidR="00DA3A24" w:rsidRPr="00DA3A24" w:rsidDel="00000DD2">
          <w:rPr>
            <w:lang w:val="en-US"/>
          </w:rPr>
          <w:delText>irst immunotherapy initiation</w:delText>
        </w:r>
        <w:r w:rsidR="00DA3A24" w:rsidDel="00000DD2">
          <w:rPr>
            <w:lang w:val="en-US"/>
          </w:rPr>
          <w:delText>.</w:delText>
        </w:r>
      </w:del>
    </w:p>
    <w:p w14:paraId="7A8F6180" w14:textId="7D89F888" w:rsidR="00DA3A24" w:rsidDel="00000DD2" w:rsidRDefault="00DA3A24" w:rsidP="00DA3A24">
      <w:pPr>
        <w:ind w:left="720"/>
        <w:rPr>
          <w:del w:id="329" w:author="雅卉 蒋" w:date="2025-08-18T16:18:00Z"/>
          <w:lang w:val="en-US"/>
        </w:rPr>
      </w:pPr>
      <w:del w:id="330"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R="00D207AD" w:rsidDel="00000DD2">
          <w:rPr>
            <w:lang w:val="en-US"/>
          </w:rPr>
          <w:delText>A</w:delText>
        </w:r>
        <w:r w:rsidRPr="00DA3A24" w:rsidDel="00000DD2">
          <w:rPr>
            <w:lang w:val="en-US"/>
          </w:rPr>
          <w:delText xml:space="preserve">) </w:delText>
        </w:r>
        <w:r w:rsidR="00D207AD" w:rsidRPr="00DA3A24" w:rsidDel="00000DD2">
          <w:rPr>
            <w:lang w:val="en-US"/>
          </w:rPr>
          <w:delText>interval</w:delText>
        </w:r>
        <w:r w:rsidRPr="00DA3A24" w:rsidDel="00000DD2">
          <w:rPr>
            <w:lang w:val="en-US"/>
          </w:rPr>
          <w:delText xml:space="preserve"> is already given in days; (</w:delText>
        </w:r>
        <w:r w:rsidR="00D207AD" w:rsidDel="00000DD2">
          <w:rPr>
            <w:lang w:val="en-US"/>
          </w:rPr>
          <w:delText>B</w:delText>
        </w:r>
        <w:r w:rsidRPr="00DA3A24" w:rsidDel="00000DD2">
          <w:rPr>
            <w:lang w:val="en-US"/>
          </w:rPr>
          <w:delText xml:space="preserve">) </w:delText>
        </w:r>
        <w:r w:rsidR="00D207AD" w:rsidRPr="00DA3A24" w:rsidDel="00000DD2">
          <w:rPr>
            <w:lang w:val="en-US"/>
          </w:rPr>
          <w:delText xml:space="preserve">interval </w:delText>
        </w:r>
        <w:r w:rsidRPr="00DA3A24" w:rsidDel="00000DD2">
          <w:rPr>
            <w:lang w:val="en-US"/>
          </w:rPr>
          <w:delText>is given in weeks or months; (</w:delText>
        </w:r>
        <w:r w:rsidR="00D207AD" w:rsidDel="00000DD2">
          <w:rPr>
            <w:lang w:val="en-US"/>
          </w:rPr>
          <w:delText>C</w:delText>
        </w:r>
        <w:r w:rsidRPr="00DA3A24" w:rsidDel="00000DD2">
          <w:rPr>
            <w:lang w:val="en-US"/>
          </w:rPr>
          <w:delText xml:space="preserve">) </w:delText>
        </w:r>
        <w:r w:rsidR="00FE60F8" w:rsidDel="00000DD2">
          <w:rPr>
            <w:lang w:val="en-US"/>
          </w:rPr>
          <w:delText>t</w:delText>
        </w:r>
        <w:r w:rsidRPr="00DA3A24" w:rsidDel="00000DD2">
          <w:rPr>
            <w:lang w:val="en-US"/>
          </w:rPr>
          <w:delText>wo specific dates are provided; (</w:delText>
        </w:r>
        <w:r w:rsidR="00D207AD" w:rsidDel="00000DD2">
          <w:rPr>
            <w:lang w:val="en-US"/>
          </w:rPr>
          <w:delText>D</w:delText>
        </w:r>
        <w:r w:rsidRPr="00DA3A24" w:rsidDel="00000DD2">
          <w:rPr>
            <w:lang w:val="en-US"/>
          </w:rPr>
          <w:delText xml:space="preserve">) </w:delText>
        </w:r>
        <w:r w:rsidR="00FE60F8" w:rsidDel="00000DD2">
          <w:rPr>
            <w:lang w:val="en-US"/>
          </w:rPr>
          <w:delText>i</w:delText>
        </w:r>
        <w:r w:rsidRPr="00DA3A24" w:rsidDel="00000DD2">
          <w:rPr>
            <w:lang w:val="en-US"/>
          </w:rPr>
          <w:delText>nformation is unavailable or incomplete</w:delText>
        </w:r>
        <w:r w:rsidR="00FE60F8" w:rsidDel="00000DD2">
          <w:rPr>
            <w:lang w:val="en-US"/>
          </w:rPr>
          <w:delText>.</w:delText>
        </w:r>
      </w:del>
    </w:p>
    <w:p w14:paraId="699C57B2" w14:textId="538AC38A" w:rsidR="00D207AD" w:rsidRPr="00D207AD" w:rsidDel="00000DD2" w:rsidRDefault="00D207AD" w:rsidP="00D207AD">
      <w:pPr>
        <w:ind w:left="720"/>
        <w:rPr>
          <w:del w:id="331" w:author="雅卉 蒋" w:date="2025-08-18T16:18:00Z"/>
          <w:lang w:val="en-US"/>
        </w:rPr>
      </w:pPr>
      <w:del w:id="332" w:author="雅卉 蒋" w:date="2025-08-18T16:18:00Z">
        <w:r w:rsidRPr="00D207AD" w:rsidDel="00000DD2">
          <w:rPr>
            <w:lang w:val="en-US"/>
          </w:rPr>
          <w:delText xml:space="preserve">Step 3: Apply calculation rules: (for A) directly extract the number of days; (for B) </w:delText>
        </w:r>
        <w:r w:rsidRPr="00D207AD" w:rsidDel="00000DD2">
          <w:rPr>
            <w:rFonts w:hint="eastAsia"/>
            <w:lang w:val="en-US"/>
          </w:rPr>
          <w:delText>c</w:delText>
        </w:r>
        <w:r w:rsidRPr="00D207AD" w:rsidDel="00000DD2">
          <w:rPr>
            <w:lang w:val="en-US"/>
          </w:rPr>
          <w:delText xml:space="preserve">onvert to days </w:delText>
        </w:r>
        <w:r w:rsidRPr="00094CBE" w:rsidDel="00000DD2">
          <w:rPr>
            <w:lang w:val="en-US"/>
          </w:rPr>
          <w:delText>(1 week = 7 days; 1 month = 30 days</w:delText>
        </w:r>
        <w:r w:rsidRPr="00D207AD" w:rsidDel="00000DD2">
          <w:rPr>
            <w:lang w:val="en-US"/>
          </w:rPr>
          <w:delText xml:space="preserve">); (for C) calculate the difference in days between the two dates (calendar days, not rounded); (for D) </w:delText>
        </w:r>
        <w:r w:rsidDel="00000DD2">
          <w:rPr>
            <w:lang w:val="en-US"/>
          </w:rPr>
          <w:delText>a</w:delText>
        </w:r>
        <w:r w:rsidRPr="00D207AD" w:rsidDel="00000DD2">
          <w:rPr>
            <w:lang w:val="en-US"/>
          </w:rPr>
          <w:delText>ssign null</w:delText>
        </w:r>
        <w:r w:rsidRPr="00D207AD" w:rsidDel="00000DD2">
          <w:delText>.</w:delText>
        </w:r>
      </w:del>
    </w:p>
    <w:p w14:paraId="2DDD2C98" w14:textId="022D304B" w:rsidR="00D207AD" w:rsidRPr="00D207AD" w:rsidDel="00000DD2" w:rsidRDefault="00D207AD" w:rsidP="00D207AD">
      <w:pPr>
        <w:ind w:left="720"/>
        <w:rPr>
          <w:del w:id="333" w:author="雅卉 蒋" w:date="2025-08-18T16:18:00Z"/>
          <w:lang w:val="en-US"/>
        </w:rPr>
      </w:pPr>
      <w:del w:id="334"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an integer number of days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19049066" w14:textId="1AA24F57" w:rsidR="00D207AD" w:rsidDel="00000DD2" w:rsidRDefault="00D207AD" w:rsidP="00214784">
      <w:pPr>
        <w:ind w:left="720"/>
        <w:rPr>
          <w:del w:id="335" w:author="雅卉 蒋" w:date="2025-08-18T16:18:00Z"/>
          <w:lang w:val="en-US"/>
        </w:rPr>
      </w:pPr>
    </w:p>
    <w:p w14:paraId="5F244FFA" w14:textId="74D47056" w:rsidR="00FE60F8" w:rsidDel="00000DD2" w:rsidRDefault="00D207AD" w:rsidP="00FE60F8">
      <w:pPr>
        <w:rPr>
          <w:del w:id="336" w:author="雅卉 蒋" w:date="2025-08-18T16:18:00Z"/>
          <w:lang w:val="en-US"/>
        </w:rPr>
      </w:pPr>
      <w:del w:id="337" w:author="雅卉 蒋" w:date="2025-08-18T16:18:00Z">
        <w:r w:rsidRPr="00F368F6" w:rsidDel="00000DD2">
          <w:rPr>
            <w:lang w:val="en-US"/>
          </w:rPr>
          <w:delText>- MonthsToFU: number of months</w:delText>
        </w:r>
        <w:r w:rsidR="001170EA" w:rsidDel="00000DD2">
          <w:rPr>
            <w:lang w:val="en-US"/>
          </w:rPr>
          <w:delText xml:space="preserve"> (as a float number)</w:delText>
        </w:r>
        <w:r w:rsidRPr="00F368F6" w:rsidDel="00000DD2">
          <w:rPr>
            <w:lang w:val="en-US"/>
          </w:rPr>
          <w:delText xml:space="preserve"> from</w:delText>
        </w:r>
        <w:r w:rsidR="00FE60F8" w:rsidDel="00000DD2">
          <w:rPr>
            <w:lang w:val="en-US"/>
          </w:rPr>
          <w:delText xml:space="preserve"> the </w:delText>
        </w:r>
        <w:r w:rsidR="00FE60F8" w:rsidRPr="00094CBE" w:rsidDel="00000DD2">
          <w:rPr>
            <w:lang w:val="en-US"/>
          </w:rPr>
          <w:delText xml:space="preserve">onset of </w:delText>
        </w:r>
        <w:r w:rsidR="00FE60F8" w:rsidRPr="00DA3A24" w:rsidDel="00000DD2">
          <w:rPr>
            <w:lang w:val="en-US"/>
          </w:rPr>
          <w:delText>NMDARE</w:delText>
        </w:r>
        <w:r w:rsidR="00FE60F8" w:rsidRPr="00F368F6" w:rsidDel="00000DD2">
          <w:rPr>
            <w:lang w:val="en-US"/>
          </w:rPr>
          <w:delText xml:space="preserve"> </w:delText>
        </w:r>
        <w:r w:rsidRPr="00F368F6" w:rsidDel="00000DD2">
          <w:rPr>
            <w:lang w:val="en-US"/>
          </w:rPr>
          <w:delText xml:space="preserve">to </w:delText>
        </w:r>
        <w:r w:rsidR="00FE60F8" w:rsidDel="00000DD2">
          <w:rPr>
            <w:lang w:val="en-US"/>
          </w:rPr>
          <w:delText xml:space="preserve">the </w:delText>
        </w:r>
        <w:r w:rsidRPr="00F368F6" w:rsidDel="00000DD2">
          <w:rPr>
            <w:lang w:val="en-US"/>
          </w:rPr>
          <w:delText>last follow-up</w:delText>
        </w:r>
        <w:r w:rsidR="00FE60F8" w:rsidDel="00000DD2">
          <w:rPr>
            <w:lang w:val="en-US"/>
          </w:rPr>
          <w:delText xml:space="preserve">. </w:delText>
        </w:r>
        <w:r w:rsidR="00FE60F8" w:rsidRPr="00DA3A24" w:rsidDel="00000DD2">
          <w:rPr>
            <w:lang w:val="en-US"/>
          </w:rPr>
          <w:delText xml:space="preserve">Follow the step-by-step reasoning process before giving the final result. </w:delText>
        </w:r>
        <w:r w:rsidR="00FE60F8" w:rsidRPr="00D207AD" w:rsidDel="00000DD2">
          <w:rPr>
            <w:lang w:val="en-US"/>
          </w:rPr>
          <w:delText>Perform all reasoning internally</w:delText>
        </w:r>
        <w:r w:rsidR="00FE60F8" w:rsidDel="00000DD2">
          <w:rPr>
            <w:lang w:val="en-US"/>
          </w:rPr>
          <w:delText xml:space="preserve"> </w:delText>
        </w:r>
        <w:r w:rsidR="00FE60F8" w:rsidRPr="00D207AD" w:rsidDel="00000DD2">
          <w:rPr>
            <w:lang w:val="en-US"/>
          </w:rPr>
          <w:delText>before producing the final output and do not output any explanation in the final answer.</w:delText>
        </w:r>
      </w:del>
    </w:p>
    <w:p w14:paraId="0F1D0922" w14:textId="04F9A89C" w:rsidR="00FE60F8" w:rsidDel="00000DD2" w:rsidRDefault="00FE60F8" w:rsidP="00FE60F8">
      <w:pPr>
        <w:ind w:left="720"/>
        <w:rPr>
          <w:del w:id="338" w:author="雅卉 蒋" w:date="2025-08-18T16:18:00Z"/>
          <w:lang w:val="en-US"/>
        </w:rPr>
      </w:pPr>
      <w:del w:id="339" w:author="雅卉 蒋" w:date="2025-08-18T16:18:00Z">
        <w:r w:rsidDel="00000DD2">
          <w:rPr>
            <w:lang w:val="en-US"/>
          </w:rPr>
          <w:delText>(R</w:delText>
        </w:r>
        <w:r w:rsidRPr="00DA3A24" w:rsidDel="00000DD2">
          <w:rPr>
            <w:lang w:val="en-US"/>
          </w:rPr>
          <w:delText xml:space="preserve">easoning </w:delText>
        </w:r>
        <w:r w:rsidDel="00000DD2">
          <w:rPr>
            <w:lang w:val="en-US"/>
          </w:rPr>
          <w:delText>P</w:delText>
        </w:r>
        <w:r w:rsidRPr="00DA3A24" w:rsidDel="00000DD2">
          <w:rPr>
            <w:lang w:val="en-US"/>
          </w:rPr>
          <w:delText>rocess</w:delText>
        </w:r>
        <w:r w:rsidDel="00000DD2">
          <w:rPr>
            <w:lang w:val="en-US"/>
          </w:rPr>
          <w:delText>:</w:delText>
        </w:r>
      </w:del>
    </w:p>
    <w:p w14:paraId="67F412A0" w14:textId="67676D26" w:rsidR="00FE60F8" w:rsidRPr="00DA3A24" w:rsidDel="00000DD2" w:rsidRDefault="00FE60F8" w:rsidP="00FE60F8">
      <w:pPr>
        <w:ind w:left="720"/>
        <w:rPr>
          <w:del w:id="340" w:author="雅卉 蒋" w:date="2025-08-18T16:18:00Z"/>
          <w:lang w:val="en-US"/>
        </w:rPr>
      </w:pPr>
      <w:del w:id="341" w:author="雅卉 蒋" w:date="2025-08-18T16:18:00Z">
        <w:r w:rsidRPr="00214784" w:rsidDel="00000DD2">
          <w:rPr>
            <w:lang w:val="en-US"/>
          </w:rPr>
          <w:delText>Step 1: Identify</w:delText>
        </w:r>
        <w:r w:rsidDel="00000DD2">
          <w:rPr>
            <w:lang w:val="en-US"/>
          </w:rPr>
          <w:delText xml:space="preserve"> </w:delText>
        </w:r>
        <w:r w:rsidRPr="00DA3A24" w:rsidDel="00000DD2">
          <w:rPr>
            <w:lang w:val="en-US"/>
          </w:rPr>
          <w:delText>relevant time expressions in the text about</w:delText>
        </w:r>
        <w:r w:rsidDel="00000DD2">
          <w:rPr>
            <w:lang w:val="en-US"/>
          </w:rPr>
          <w:delText>:</w:delText>
        </w:r>
        <w:r w:rsidRPr="00DA3A24" w:rsidDel="00000DD2">
          <w:rPr>
            <w:lang w:val="en-US"/>
          </w:rPr>
          <w:delText xml:space="preserve"> (1) the interval of onset to </w:delText>
        </w:r>
        <w:r w:rsidRPr="00F368F6" w:rsidDel="00000DD2">
          <w:rPr>
            <w:lang w:val="en-US"/>
          </w:rPr>
          <w:delText>last follow-up</w:delText>
        </w:r>
        <w:r w:rsidDel="00000DD2">
          <w:rPr>
            <w:lang w:val="en-US"/>
          </w:rPr>
          <w:delText xml:space="preserve">; (2) </w:delText>
        </w:r>
        <w:r w:rsidRPr="00DA3A24" w:rsidDel="00000DD2">
          <w:rPr>
            <w:lang w:val="en-US"/>
          </w:rPr>
          <w:delText>date or time reference</w:delText>
        </w:r>
        <w:r w:rsidDel="00000DD2">
          <w:rPr>
            <w:lang w:val="en-US"/>
          </w:rPr>
          <w:delText xml:space="preserve"> of </w:delText>
        </w:r>
        <w:r w:rsidRPr="00DA3A24" w:rsidDel="00000DD2">
          <w:rPr>
            <w:lang w:val="en-US"/>
          </w:rPr>
          <w:delText>symptom onset; (3) date or time reference</w:delText>
        </w:r>
        <w:r w:rsidDel="00000DD2">
          <w:rPr>
            <w:lang w:val="en-US"/>
          </w:rPr>
          <w:delText xml:space="preserve"> of </w:delText>
        </w:r>
        <w:r w:rsidRPr="00F368F6" w:rsidDel="00000DD2">
          <w:rPr>
            <w:lang w:val="en-US"/>
          </w:rPr>
          <w:delText>last follow-up</w:delText>
        </w:r>
        <w:r w:rsidDel="00000DD2">
          <w:rPr>
            <w:lang w:val="en-US"/>
          </w:rPr>
          <w:delText>.</w:delText>
        </w:r>
      </w:del>
    </w:p>
    <w:p w14:paraId="197B6396" w14:textId="5042B3F8" w:rsidR="00FE60F8" w:rsidDel="00000DD2" w:rsidRDefault="00FE60F8" w:rsidP="00FE60F8">
      <w:pPr>
        <w:ind w:left="720"/>
        <w:rPr>
          <w:del w:id="342" w:author="雅卉 蒋" w:date="2025-08-18T16:18:00Z"/>
          <w:lang w:val="en-US"/>
        </w:rPr>
      </w:pPr>
      <w:del w:id="343"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Del="00000DD2">
          <w:rPr>
            <w:lang w:val="en-US"/>
          </w:rPr>
          <w:delText>A</w:delText>
        </w:r>
        <w:r w:rsidRPr="00DA3A24" w:rsidDel="00000DD2">
          <w:rPr>
            <w:lang w:val="en-US"/>
          </w:rPr>
          <w:delText xml:space="preserve">) interval is already given in </w:delText>
        </w:r>
        <w:r w:rsidDel="00000DD2">
          <w:rPr>
            <w:lang w:val="en-US"/>
          </w:rPr>
          <w:delText>month</w:delText>
        </w:r>
        <w:r w:rsidRPr="00DA3A24" w:rsidDel="00000DD2">
          <w:rPr>
            <w:lang w:val="en-US"/>
          </w:rPr>
          <w:delText>s; (</w:delText>
        </w:r>
        <w:r w:rsidDel="00000DD2">
          <w:rPr>
            <w:lang w:val="en-US"/>
          </w:rPr>
          <w:delText>B</w:delText>
        </w:r>
        <w:r w:rsidRPr="00DA3A24" w:rsidDel="00000DD2">
          <w:rPr>
            <w:lang w:val="en-US"/>
          </w:rPr>
          <w:delText xml:space="preserve">) interval is given in </w:delText>
        </w:r>
        <w:r w:rsidDel="00000DD2">
          <w:rPr>
            <w:lang w:val="en-US"/>
          </w:rPr>
          <w:delText>day</w:delText>
        </w:r>
        <w:r w:rsidRPr="00DA3A24" w:rsidDel="00000DD2">
          <w:rPr>
            <w:lang w:val="en-US"/>
          </w:rPr>
          <w:delText xml:space="preserve">s or </w:delText>
        </w:r>
        <w:r w:rsidDel="00000DD2">
          <w:rPr>
            <w:lang w:val="en-US"/>
          </w:rPr>
          <w:delText>week</w:delText>
        </w:r>
        <w:r w:rsidRPr="00DA3A24" w:rsidDel="00000DD2">
          <w:rPr>
            <w:lang w:val="en-US"/>
          </w:rPr>
          <w:delText>s</w:delText>
        </w:r>
        <w:r w:rsidDel="00000DD2">
          <w:rPr>
            <w:lang w:val="en-US"/>
          </w:rPr>
          <w:delText xml:space="preserve"> or years</w:delText>
        </w:r>
        <w:r w:rsidRPr="00DA3A24" w:rsidDel="00000DD2">
          <w:rPr>
            <w:lang w:val="en-US"/>
          </w:rPr>
          <w:delText>; (</w:delText>
        </w:r>
        <w:r w:rsidDel="00000DD2">
          <w:rPr>
            <w:lang w:val="en-US"/>
          </w:rPr>
          <w:delText>C</w:delText>
        </w:r>
        <w:r w:rsidRPr="00DA3A24" w:rsidDel="00000DD2">
          <w:rPr>
            <w:lang w:val="en-US"/>
          </w:rPr>
          <w:delText xml:space="preserve">) </w:delText>
        </w:r>
        <w:r w:rsidDel="00000DD2">
          <w:rPr>
            <w:lang w:val="en-US"/>
          </w:rPr>
          <w:delText>t</w:delText>
        </w:r>
        <w:r w:rsidRPr="00DA3A24" w:rsidDel="00000DD2">
          <w:rPr>
            <w:lang w:val="en-US"/>
          </w:rPr>
          <w:delText>wo specific dates are provided; (</w:delText>
        </w:r>
        <w:r w:rsidDel="00000DD2">
          <w:rPr>
            <w:lang w:val="en-US"/>
          </w:rPr>
          <w:delText>D</w:delText>
        </w:r>
        <w:r w:rsidRPr="00DA3A24" w:rsidDel="00000DD2">
          <w:rPr>
            <w:lang w:val="en-US"/>
          </w:rPr>
          <w:delText xml:space="preserve">) </w:delText>
        </w:r>
        <w:r w:rsidDel="00000DD2">
          <w:rPr>
            <w:lang w:val="en-US"/>
          </w:rPr>
          <w:delText>i</w:delText>
        </w:r>
        <w:r w:rsidRPr="00DA3A24" w:rsidDel="00000DD2">
          <w:rPr>
            <w:lang w:val="en-US"/>
          </w:rPr>
          <w:delText>nformation is unavailable or incomplete</w:delText>
        </w:r>
        <w:r w:rsidDel="00000DD2">
          <w:rPr>
            <w:lang w:val="en-US"/>
          </w:rPr>
          <w:delText>.</w:delText>
        </w:r>
      </w:del>
    </w:p>
    <w:p w14:paraId="2DA834B4" w14:textId="171816C3" w:rsidR="00FE60F8" w:rsidRPr="00D207AD" w:rsidDel="00000DD2" w:rsidRDefault="00FE60F8" w:rsidP="00FE60F8">
      <w:pPr>
        <w:ind w:left="720"/>
        <w:rPr>
          <w:del w:id="344" w:author="雅卉 蒋" w:date="2025-08-18T16:18:00Z"/>
          <w:lang w:val="en-US"/>
        </w:rPr>
      </w:pPr>
      <w:del w:id="345" w:author="雅卉 蒋" w:date="2025-08-18T16:18:00Z">
        <w:r w:rsidRPr="00D207AD" w:rsidDel="00000DD2">
          <w:rPr>
            <w:lang w:val="en-US"/>
          </w:rPr>
          <w:delText xml:space="preserve">Step 3: Apply calculation rules: (for A) directly extract the number of </w:delText>
        </w:r>
        <w:r w:rsidDel="00000DD2">
          <w:rPr>
            <w:lang w:val="en-US"/>
          </w:rPr>
          <w:delText>month</w:delText>
        </w:r>
        <w:r w:rsidRPr="00D207AD" w:rsidDel="00000DD2">
          <w:rPr>
            <w:lang w:val="en-US"/>
          </w:rPr>
          <w:delText xml:space="preserve">s; (for B) </w:delText>
        </w:r>
        <w:r w:rsidRPr="00D207AD" w:rsidDel="00000DD2">
          <w:rPr>
            <w:rFonts w:hint="eastAsia"/>
            <w:lang w:val="en-US"/>
          </w:rPr>
          <w:delText>c</w:delText>
        </w:r>
        <w:r w:rsidRPr="00D207AD" w:rsidDel="00000DD2">
          <w:rPr>
            <w:lang w:val="en-US"/>
          </w:rPr>
          <w:delText xml:space="preserve">onvert to </w:delText>
        </w:r>
        <w:r w:rsidDel="00000DD2">
          <w:rPr>
            <w:lang w:val="en-US"/>
          </w:rPr>
          <w:delText>month</w:delText>
        </w:r>
        <w:r w:rsidRPr="00D207AD" w:rsidDel="00000DD2">
          <w:rPr>
            <w:lang w:val="en-US"/>
          </w:rPr>
          <w:delText xml:space="preserve">s </w:delText>
        </w:r>
        <w:r w:rsidRPr="00094CBE" w:rsidDel="00000DD2">
          <w:rPr>
            <w:lang w:val="en-US"/>
          </w:rPr>
          <w:delText xml:space="preserve">(30 days </w:delText>
        </w:r>
        <w:r w:rsidDel="00000DD2">
          <w:rPr>
            <w:lang w:val="en-US"/>
          </w:rPr>
          <w:delText xml:space="preserve">= </w:delText>
        </w:r>
        <w:r w:rsidRPr="00094CBE" w:rsidDel="00000DD2">
          <w:rPr>
            <w:lang w:val="en-US"/>
          </w:rPr>
          <w:delText>1 month</w:delText>
        </w:r>
        <w:r w:rsidDel="00000DD2">
          <w:rPr>
            <w:lang w:val="en-US"/>
          </w:rPr>
          <w:delText xml:space="preserve">; </w:delText>
        </w:r>
        <w:r w:rsidRPr="00FE60F8" w:rsidDel="00000DD2">
          <w:rPr>
            <w:lang w:val="en-US"/>
          </w:rPr>
          <w:delText>1 week = 7 days → divide by 30 to convert to months; 1 year = 365 days → divide by 30 to convert to months</w:delText>
        </w:r>
        <w:r w:rsidRPr="00D207AD" w:rsidDel="00000DD2">
          <w:rPr>
            <w:lang w:val="en-US"/>
          </w:rPr>
          <w:delText xml:space="preserve">); (for C) calculate the difference in </w:delText>
        </w:r>
        <w:r w:rsidRPr="001170EA" w:rsidDel="00000DD2">
          <w:rPr>
            <w:lang w:val="en-US"/>
          </w:rPr>
          <w:delText>calendar</w:delText>
        </w:r>
        <w:r w:rsidRPr="00D207AD" w:rsidDel="00000DD2">
          <w:rPr>
            <w:lang w:val="en-US"/>
          </w:rPr>
          <w:delText xml:space="preserve"> days between the two dates</w:delText>
        </w:r>
        <w:r w:rsidR="001170EA" w:rsidRPr="001170EA" w:rsidDel="00000DD2">
          <w:rPr>
            <w:lang w:val="en-US"/>
          </w:rPr>
          <w:delText>, then divide by 30 to get the number of months</w:delText>
        </w:r>
        <w:r w:rsidRPr="00D207AD" w:rsidDel="00000DD2">
          <w:rPr>
            <w:lang w:val="en-US"/>
          </w:rPr>
          <w:delText xml:space="preserve">; (for D) </w:delText>
        </w:r>
        <w:r w:rsidDel="00000DD2">
          <w:rPr>
            <w:lang w:val="en-US"/>
          </w:rPr>
          <w:delText>a</w:delText>
        </w:r>
        <w:r w:rsidRPr="00D207AD" w:rsidDel="00000DD2">
          <w:rPr>
            <w:lang w:val="en-US"/>
          </w:rPr>
          <w:delText>ssign null</w:delText>
        </w:r>
        <w:r w:rsidRPr="001170EA" w:rsidDel="00000DD2">
          <w:rPr>
            <w:lang w:val="en-US"/>
          </w:rPr>
          <w:delText>.</w:delText>
        </w:r>
      </w:del>
    </w:p>
    <w:p w14:paraId="28FAB49C" w14:textId="7DF09424" w:rsidR="00FE60F8" w:rsidDel="00000DD2" w:rsidRDefault="00FE60F8" w:rsidP="00FE60F8">
      <w:pPr>
        <w:ind w:left="720"/>
        <w:rPr>
          <w:del w:id="346" w:author="雅卉 蒋" w:date="2025-08-18T16:18:00Z"/>
          <w:lang w:val="en-US"/>
        </w:rPr>
      </w:pPr>
      <w:del w:id="347"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w:delText>
        </w:r>
      </w:del>
      <w:del w:id="348" w:author="雅卉 蒋" w:date="2025-08-15T13:28:00Z">
        <w:r w:rsidRPr="00214784" w:rsidDel="00BC2EAE">
          <w:rPr>
            <w:lang w:val="en-US"/>
          </w:rPr>
          <w:delText>n</w:delText>
        </w:r>
      </w:del>
      <w:del w:id="349" w:author="雅卉 蒋" w:date="2025-08-18T16:18:00Z">
        <w:r w:rsidRPr="00214784" w:rsidDel="00000DD2">
          <w:rPr>
            <w:lang w:val="en-US"/>
          </w:rPr>
          <w:delText xml:space="preserve"> </w:delText>
        </w:r>
        <w:r w:rsidR="001170EA" w:rsidDel="00000DD2">
          <w:rPr>
            <w:lang w:val="en-US"/>
          </w:rPr>
          <w:delText>float</w:delText>
        </w:r>
        <w:r w:rsidRPr="00214784" w:rsidDel="00000DD2">
          <w:rPr>
            <w:lang w:val="en-US"/>
          </w:rPr>
          <w:delText xml:space="preserve"> number of </w:delText>
        </w:r>
        <w:r w:rsidR="001170EA" w:rsidDel="00000DD2">
          <w:rPr>
            <w:lang w:val="en-US"/>
          </w:rPr>
          <w:delText>month</w:delText>
        </w:r>
        <w:r w:rsidRPr="00214784" w:rsidDel="00000DD2">
          <w:rPr>
            <w:lang w:val="en-US"/>
          </w:rPr>
          <w:delText>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34EF88A2" w14:textId="11703280" w:rsidR="00D603F4" w:rsidRPr="00D207AD" w:rsidDel="00000DD2" w:rsidRDefault="00D603F4" w:rsidP="00FE60F8">
      <w:pPr>
        <w:ind w:left="720"/>
        <w:rPr>
          <w:del w:id="350" w:author="雅卉 蒋" w:date="2025-08-18T16:18:00Z"/>
          <w:lang w:val="en-US"/>
        </w:rPr>
      </w:pPr>
    </w:p>
    <w:p w14:paraId="64597F06" w14:textId="76B1E346" w:rsidR="007C5169" w:rsidDel="00000DD2" w:rsidRDefault="007C5169" w:rsidP="00FB2D8D">
      <w:pPr>
        <w:pStyle w:val="ListParagraph"/>
        <w:numPr>
          <w:ilvl w:val="0"/>
          <w:numId w:val="1"/>
        </w:numPr>
        <w:rPr>
          <w:del w:id="351" w:author="雅卉 蒋" w:date="2025-08-18T16:18:00Z"/>
          <w:sz w:val="28"/>
          <w:szCs w:val="28"/>
          <w:lang w:val="en-US"/>
        </w:rPr>
      </w:pPr>
      <w:commentRangeStart w:id="352"/>
      <w:del w:id="353" w:author="雅卉 蒋" w:date="2025-08-18T16:18:00Z">
        <w:r w:rsidDel="00000DD2">
          <w:rPr>
            <w:sz w:val="28"/>
            <w:szCs w:val="28"/>
            <w:lang w:val="en-US"/>
          </w:rPr>
          <w:delText>C</w:delText>
        </w:r>
        <w:r w:rsidRPr="007C5169" w:rsidDel="00000DD2">
          <w:rPr>
            <w:sz w:val="28"/>
            <w:szCs w:val="28"/>
            <w:lang w:val="en-US"/>
          </w:rPr>
          <w:delText xml:space="preserve">onsistency </w:delText>
        </w:r>
        <w:r w:rsidDel="00000DD2">
          <w:rPr>
            <w:sz w:val="28"/>
            <w:szCs w:val="28"/>
            <w:lang w:val="en-US"/>
          </w:rPr>
          <w:delText>C</w:delText>
        </w:r>
        <w:r w:rsidRPr="007C5169" w:rsidDel="00000DD2">
          <w:rPr>
            <w:sz w:val="28"/>
            <w:szCs w:val="28"/>
            <w:lang w:val="en-US"/>
          </w:rPr>
          <w:delText>onstraint</w:delText>
        </w:r>
      </w:del>
    </w:p>
    <w:p w14:paraId="5C5AFBF2" w14:textId="022FB591" w:rsidR="00E65714" w:rsidRPr="002A43DA" w:rsidRDefault="00047BBA" w:rsidP="002A43DA">
      <w:pPr>
        <w:rPr>
          <w:lang w:val="en-US"/>
        </w:rPr>
      </w:pPr>
      <w:del w:id="354" w:author="雅卉 蒋" w:date="2025-08-18T16:18:00Z">
        <w:r w:rsidRPr="00047BBA" w:rsidDel="00000DD2">
          <w:rPr>
            <w:lang w:val="en-US"/>
          </w:rPr>
          <w:delText xml:space="preserve">Ensure that all generated values are internally consistent with the </w:delText>
        </w:r>
        <w:r w:rsidRPr="00047BBA" w:rsidDel="00000DD2">
          <w:rPr>
            <w:rFonts w:hint="eastAsia"/>
            <w:lang w:val="en-US"/>
          </w:rPr>
          <w:delText>following</w:delText>
        </w:r>
        <w:r w:rsidRPr="00047BBA" w:rsidDel="00000DD2">
          <w:rPr>
            <w:lang w:val="en-US"/>
          </w:rPr>
          <w:delText xml:space="preserve"> rules (If a rule is violated, adjust the values accordingly):</w:delText>
        </w:r>
        <w:r w:rsidDel="00000DD2">
          <w:rPr>
            <w:lang w:val="en-US"/>
          </w:rPr>
          <w:delText xml:space="preserve"> (1) </w:delText>
        </w:r>
        <w:r w:rsidRPr="00047BBA" w:rsidDel="00000DD2">
          <w:rPr>
            <w:lang w:val="en-US"/>
          </w:rPr>
          <w:delText>if WorstMRSAcute = 6, FinalMRS must be 6 or null</w:delText>
        </w:r>
        <w:r w:rsidDel="00000DD2">
          <w:rPr>
            <w:lang w:val="en-US"/>
          </w:rPr>
          <w:delText xml:space="preserve">; (2) </w:delText>
        </w:r>
        <w:r w:rsidRPr="00047BBA" w:rsidDel="00000DD2">
          <w:rPr>
            <w:lang w:val="en-US"/>
          </w:rPr>
          <w:delText>if DaysToIT</w:delText>
        </w:r>
        <w:r w:rsidR="002240DD" w:rsidDel="00000DD2">
          <w:rPr>
            <w:lang w:val="en-US"/>
          </w:rPr>
          <w:delText xml:space="preserve"> </w:delText>
        </w:r>
        <w:r w:rsidRPr="00047BBA" w:rsidDel="00000DD2">
          <w:rPr>
            <w:lang w:val="en-US"/>
          </w:rPr>
          <w:delText>&lt;</w:delText>
        </w:r>
        <w:r w:rsidR="002240DD" w:rsidDel="00000DD2">
          <w:rPr>
            <w:lang w:val="en-US"/>
          </w:rPr>
          <w:delText xml:space="preserve"> </w:delText>
        </w:r>
        <w:r w:rsidRPr="00047BBA" w:rsidDel="00000DD2">
          <w:rPr>
            <w:lang w:val="en-US"/>
          </w:rPr>
          <w:delText>30, ITWithin30Days must be 1</w:delText>
        </w:r>
        <w:r w:rsidDel="00000DD2">
          <w:rPr>
            <w:lang w:val="en-US"/>
          </w:rPr>
          <w:delText xml:space="preserve">; (3) </w:delText>
        </w:r>
        <w:r w:rsidRPr="00047BBA" w:rsidDel="00000DD2">
          <w:rPr>
            <w:lang w:val="en-US"/>
          </w:rPr>
          <w:delText>if EEGDeltaBrush =</w:delText>
        </w:r>
        <w:r w:rsidR="002240DD" w:rsidDel="00000DD2">
          <w:rPr>
            <w:lang w:val="en-US"/>
          </w:rPr>
          <w:delText xml:space="preserve"> </w:delText>
        </w:r>
        <w:r w:rsidRPr="00047BBA" w:rsidDel="00000DD2">
          <w:rPr>
            <w:lang w:val="en-US"/>
          </w:rPr>
          <w:delText>1, EEGSlow must be 1</w:delText>
        </w:r>
        <w:r w:rsidR="00AD1703" w:rsidDel="00000DD2">
          <w:rPr>
            <w:lang w:val="en-US"/>
          </w:rPr>
          <w:delText xml:space="preserve">; (4) </w:delText>
        </w:r>
        <w:r w:rsidR="00AD1703" w:rsidRPr="00AD1703" w:rsidDel="00000DD2">
          <w:rPr>
            <w:lang w:val="en-US"/>
          </w:rPr>
          <w:delText>if CSFWBCQuant &gt;=</w:delText>
        </w:r>
        <w:r w:rsidR="002240DD" w:rsidDel="00000DD2">
          <w:rPr>
            <w:lang w:val="en-US"/>
          </w:rPr>
          <w:delText xml:space="preserve"> </w:delText>
        </w:r>
        <w:r w:rsidR="00AD1703" w:rsidRPr="00AD1703" w:rsidDel="00000DD2">
          <w:rPr>
            <w:lang w:val="en-US"/>
          </w:rPr>
          <w:delText>5, CSFPleo must be 1</w:delText>
        </w:r>
        <w:r w:rsidR="002240DD" w:rsidDel="00000DD2">
          <w:rPr>
            <w:lang w:val="en-US"/>
          </w:rPr>
          <w:delText xml:space="preserve">; (5) </w:delText>
        </w:r>
        <w:r w:rsidR="002240DD" w:rsidRPr="002240DD" w:rsidDel="00000DD2">
          <w:rPr>
            <w:lang w:val="en-US"/>
          </w:rPr>
          <w:delText>if DaysToIT is assigned a number and/or ItWithin30Days</w:delText>
        </w:r>
        <w:r w:rsidR="002240DD" w:rsidDel="00000DD2">
          <w:rPr>
            <w:lang w:val="en-US"/>
          </w:rPr>
          <w:delText xml:space="preserve"> </w:delText>
        </w:r>
        <w:r w:rsidR="002240DD" w:rsidRPr="002240DD" w:rsidDel="00000DD2">
          <w:rPr>
            <w:lang w:val="en-US"/>
          </w:rPr>
          <w:delText>=</w:delText>
        </w:r>
        <w:r w:rsidR="002240DD" w:rsidDel="00000DD2">
          <w:rPr>
            <w:lang w:val="en-US"/>
          </w:rPr>
          <w:delText xml:space="preserve"> </w:delText>
        </w:r>
        <w:r w:rsidR="002240DD" w:rsidRPr="002240DD" w:rsidDel="00000DD2">
          <w:rPr>
            <w:lang w:val="en-US"/>
          </w:rPr>
          <w:delText>1, IT1stLineCombo cannot be "None"</w:delText>
        </w:r>
      </w:del>
      <w:del w:id="355" w:author="雅卉 蒋" w:date="2025-08-15T12:01:00Z">
        <w:r w:rsidR="008027CB" w:rsidDel="00BC279D">
          <w:rPr>
            <w:lang w:val="en-US"/>
          </w:rPr>
          <w:delText>.</w:delText>
        </w:r>
        <w:commentRangeEnd w:id="352"/>
        <w:r w:rsidR="00F36932" w:rsidDel="00BC279D">
          <w:rPr>
            <w:rStyle w:val="CommentReference"/>
          </w:rPr>
          <w:commentReference w:id="352"/>
        </w:r>
      </w:del>
    </w:p>
    <w:sectPr w:rsidR="00E65714" w:rsidRPr="002A43DA">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9" w:author="Michael Eyre" w:date="2025-08-14T15:44:00Z" w:initials="ME">
    <w:p w14:paraId="1C111224" w14:textId="77777777" w:rsidR="00C450C0" w:rsidRDefault="00ED5CB1" w:rsidP="00C450C0">
      <w:pPr>
        <w:pStyle w:val="CommentText"/>
      </w:pPr>
      <w:r>
        <w:rPr>
          <w:rStyle w:val="CommentReference"/>
        </w:rPr>
        <w:annotationRef/>
      </w:r>
      <w:r w:rsidR="00C450C0">
        <w:t>Question for Margherita- did you disregard bloody taps?</w:t>
      </w:r>
    </w:p>
  </w:comment>
  <w:comment w:id="173" w:author="Michael Eyre" w:date="2025-08-14T18:28:00Z" w:initials="ME">
    <w:p w14:paraId="1121DED9" w14:textId="77777777" w:rsidR="00BC279D" w:rsidRDefault="00BC279D" w:rsidP="00BC279D">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226" w:author="Michael Eyre" w:date="2025-08-14T18:28:00Z" w:initials="ME">
    <w:p w14:paraId="3835CD17" w14:textId="77777777" w:rsidR="00F36932" w:rsidRDefault="00F36932" w:rsidP="00F36932">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352" w:author="Michael Eyre" w:date="2025-08-14T18:30:00Z" w:initials="ME">
    <w:p w14:paraId="78BF7FC0" w14:textId="77777777" w:rsidR="00F36932" w:rsidRDefault="00F36932" w:rsidP="00F36932">
      <w:pPr>
        <w:pStyle w:val="CommentText"/>
      </w:pPr>
      <w:r>
        <w:rPr>
          <w:rStyle w:val="CommentReference"/>
        </w:rPr>
        <w:annotationRef/>
      </w:r>
      <w:r>
        <w:t>Margherita these were the internal inconsistencies I thought of, any others?</w:t>
      </w:r>
    </w:p>
    <w:p w14:paraId="6594DCF6" w14:textId="77777777" w:rsidR="00F36932" w:rsidRDefault="00F36932" w:rsidP="00F36932">
      <w:pPr>
        <w:pStyle w:val="CommentText"/>
      </w:pPr>
    </w:p>
    <w:p w14:paraId="474A1A41" w14:textId="77777777" w:rsidR="00F36932" w:rsidRDefault="00F36932" w:rsidP="00F36932">
      <w:pPr>
        <w:pStyle w:val="CommentText"/>
      </w:pPr>
      <w:r>
        <w:t>Yahui - will also be interesting to see the rate at which these internal inconsistencies occur with vs without this part of the prompt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111224" w15:done="0"/>
  <w15:commentEx w15:paraId="1121DED9" w15:done="0"/>
  <w15:commentEx w15:paraId="3835CD17" w15:done="0"/>
  <w15:commentEx w15:paraId="474A1A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44E6826" w16cex:dateUtc="2025-08-14T14:44:00Z"/>
  <w16cex:commentExtensible w16cex:durableId="1135716C" w16cex:dateUtc="2025-08-14T17:28:00Z"/>
  <w16cex:commentExtensible w16cex:durableId="5C541D12" w16cex:dateUtc="2025-08-14T17:28:00Z"/>
  <w16cex:commentExtensible w16cex:durableId="3ED1B0AF" w16cex:dateUtc="2025-08-14T1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111224" w16cid:durableId="744E6826"/>
  <w16cid:commentId w16cid:paraId="1121DED9" w16cid:durableId="1135716C"/>
  <w16cid:commentId w16cid:paraId="3835CD17" w16cid:durableId="5C541D12"/>
  <w16cid:commentId w16cid:paraId="474A1A41" w16cid:durableId="3ED1B0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26720"/>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DB54EB1"/>
    <w:multiLevelType w:val="multilevel"/>
    <w:tmpl w:val="31E6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663EC"/>
    <w:multiLevelType w:val="multilevel"/>
    <w:tmpl w:val="50BEF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C869AD"/>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61315758"/>
    <w:multiLevelType w:val="multilevel"/>
    <w:tmpl w:val="3D84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92302"/>
    <w:multiLevelType w:val="hybridMultilevel"/>
    <w:tmpl w:val="7E1A454E"/>
    <w:lvl w:ilvl="0" w:tplc="2CF2846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6527CE"/>
    <w:multiLevelType w:val="hybridMultilevel"/>
    <w:tmpl w:val="6E40F8AA"/>
    <w:lvl w:ilvl="0" w:tplc="38FEE51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A62CAB"/>
    <w:multiLevelType w:val="hybridMultilevel"/>
    <w:tmpl w:val="B73A9DF6"/>
    <w:lvl w:ilvl="0" w:tplc="D1B6D2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28860458">
    <w:abstractNumId w:val="6"/>
  </w:num>
  <w:num w:numId="2" w16cid:durableId="1767454934">
    <w:abstractNumId w:val="1"/>
  </w:num>
  <w:num w:numId="3" w16cid:durableId="852651467">
    <w:abstractNumId w:val="2"/>
  </w:num>
  <w:num w:numId="4" w16cid:durableId="920942297">
    <w:abstractNumId w:val="4"/>
  </w:num>
  <w:num w:numId="5" w16cid:durableId="1545679614">
    <w:abstractNumId w:val="7"/>
  </w:num>
  <w:num w:numId="6" w16cid:durableId="1752920463">
    <w:abstractNumId w:val="3"/>
  </w:num>
  <w:num w:numId="7" w16cid:durableId="2078436372">
    <w:abstractNumId w:val="0"/>
  </w:num>
  <w:num w:numId="8" w16cid:durableId="69226471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雅卉 蒋">
    <w15:presenceInfo w15:providerId="Windows Live" w15:userId="dec289bc64993c6f"/>
  </w15:person>
  <w15:person w15:author="Michael Eyre">
    <w15:presenceInfo w15:providerId="AD" w15:userId="S::k1777179@kcl.ac.uk::91034fe0-015e-4f32-b18d-fa344e90c9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A48"/>
    <w:rsid w:val="00000DD2"/>
    <w:rsid w:val="00047BBA"/>
    <w:rsid w:val="00094CBE"/>
    <w:rsid w:val="001170EA"/>
    <w:rsid w:val="001E6DD3"/>
    <w:rsid w:val="00214784"/>
    <w:rsid w:val="002240DD"/>
    <w:rsid w:val="0024006F"/>
    <w:rsid w:val="002A43DA"/>
    <w:rsid w:val="002C5239"/>
    <w:rsid w:val="00417B72"/>
    <w:rsid w:val="004244DD"/>
    <w:rsid w:val="0047632B"/>
    <w:rsid w:val="004A68CB"/>
    <w:rsid w:val="004B7C19"/>
    <w:rsid w:val="00551E28"/>
    <w:rsid w:val="005644E7"/>
    <w:rsid w:val="0059698C"/>
    <w:rsid w:val="005B010D"/>
    <w:rsid w:val="00600698"/>
    <w:rsid w:val="006722B9"/>
    <w:rsid w:val="006B6046"/>
    <w:rsid w:val="006C417B"/>
    <w:rsid w:val="0073011A"/>
    <w:rsid w:val="00747501"/>
    <w:rsid w:val="00781814"/>
    <w:rsid w:val="007A0891"/>
    <w:rsid w:val="007C5169"/>
    <w:rsid w:val="007F00D0"/>
    <w:rsid w:val="008027CB"/>
    <w:rsid w:val="00845CD2"/>
    <w:rsid w:val="00871042"/>
    <w:rsid w:val="00931BB8"/>
    <w:rsid w:val="00A16A7F"/>
    <w:rsid w:val="00AD1703"/>
    <w:rsid w:val="00B40A48"/>
    <w:rsid w:val="00B43A2E"/>
    <w:rsid w:val="00BC279D"/>
    <w:rsid w:val="00BC2EAE"/>
    <w:rsid w:val="00C450C0"/>
    <w:rsid w:val="00CD66D8"/>
    <w:rsid w:val="00CE3B85"/>
    <w:rsid w:val="00D207AD"/>
    <w:rsid w:val="00D603F4"/>
    <w:rsid w:val="00D93642"/>
    <w:rsid w:val="00DA3A24"/>
    <w:rsid w:val="00E65714"/>
    <w:rsid w:val="00E90753"/>
    <w:rsid w:val="00ED5CB1"/>
    <w:rsid w:val="00F0540E"/>
    <w:rsid w:val="00F368F6"/>
    <w:rsid w:val="00F36932"/>
    <w:rsid w:val="00FB2754"/>
    <w:rsid w:val="00FB2D8D"/>
    <w:rsid w:val="00FE60F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7C5EF"/>
  <w15:chartTrackingRefBased/>
  <w15:docId w15:val="{C987986F-EE40-4A42-AAB7-D2EAA0F4A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94CB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D8D"/>
    <w:pPr>
      <w:ind w:left="720"/>
      <w:contextualSpacing/>
    </w:pPr>
  </w:style>
  <w:style w:type="character" w:styleId="Strong">
    <w:name w:val="Strong"/>
    <w:basedOn w:val="DefaultParagraphFont"/>
    <w:uiPriority w:val="22"/>
    <w:qFormat/>
    <w:rsid w:val="00FB2D8D"/>
    <w:rPr>
      <w:b/>
      <w:bCs/>
    </w:rPr>
  </w:style>
  <w:style w:type="character" w:customStyle="1" w:styleId="Heading2Char">
    <w:name w:val="Heading 2 Char"/>
    <w:basedOn w:val="DefaultParagraphFont"/>
    <w:link w:val="Heading2"/>
    <w:uiPriority w:val="9"/>
    <w:rsid w:val="00094CB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094CBE"/>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94CBE"/>
  </w:style>
  <w:style w:type="character" w:styleId="HTMLCode">
    <w:name w:val="HTML Code"/>
    <w:basedOn w:val="DefaultParagraphFont"/>
    <w:uiPriority w:val="99"/>
    <w:semiHidden/>
    <w:unhideWhenUsed/>
    <w:rsid w:val="00094CBE"/>
    <w:rPr>
      <w:rFonts w:ascii="Courier New" w:eastAsia="Times New Roman" w:hAnsi="Courier New" w:cs="Courier New"/>
      <w:sz w:val="20"/>
      <w:szCs w:val="20"/>
    </w:rPr>
  </w:style>
  <w:style w:type="character" w:styleId="Emphasis">
    <w:name w:val="Emphasis"/>
    <w:basedOn w:val="DefaultParagraphFont"/>
    <w:uiPriority w:val="20"/>
    <w:qFormat/>
    <w:rsid w:val="00094CBE"/>
    <w:rPr>
      <w:i/>
      <w:iCs/>
    </w:rPr>
  </w:style>
  <w:style w:type="paragraph" w:styleId="Revision">
    <w:name w:val="Revision"/>
    <w:hidden/>
    <w:uiPriority w:val="99"/>
    <w:semiHidden/>
    <w:rsid w:val="0073011A"/>
  </w:style>
  <w:style w:type="character" w:styleId="CommentReference">
    <w:name w:val="annotation reference"/>
    <w:basedOn w:val="DefaultParagraphFont"/>
    <w:uiPriority w:val="99"/>
    <w:semiHidden/>
    <w:unhideWhenUsed/>
    <w:rsid w:val="00ED5CB1"/>
    <w:rPr>
      <w:sz w:val="16"/>
      <w:szCs w:val="16"/>
    </w:rPr>
  </w:style>
  <w:style w:type="paragraph" w:styleId="CommentText">
    <w:name w:val="annotation text"/>
    <w:basedOn w:val="Normal"/>
    <w:link w:val="CommentTextChar"/>
    <w:uiPriority w:val="99"/>
    <w:unhideWhenUsed/>
    <w:rsid w:val="00ED5CB1"/>
    <w:rPr>
      <w:sz w:val="20"/>
      <w:szCs w:val="20"/>
    </w:rPr>
  </w:style>
  <w:style w:type="character" w:customStyle="1" w:styleId="CommentTextChar">
    <w:name w:val="Comment Text Char"/>
    <w:basedOn w:val="DefaultParagraphFont"/>
    <w:link w:val="CommentText"/>
    <w:uiPriority w:val="99"/>
    <w:rsid w:val="00ED5CB1"/>
    <w:rPr>
      <w:sz w:val="20"/>
      <w:szCs w:val="20"/>
    </w:rPr>
  </w:style>
  <w:style w:type="paragraph" w:styleId="CommentSubject">
    <w:name w:val="annotation subject"/>
    <w:basedOn w:val="CommentText"/>
    <w:next w:val="CommentText"/>
    <w:link w:val="CommentSubjectChar"/>
    <w:uiPriority w:val="99"/>
    <w:semiHidden/>
    <w:unhideWhenUsed/>
    <w:rsid w:val="00ED5CB1"/>
    <w:rPr>
      <w:b/>
      <w:bCs/>
    </w:rPr>
  </w:style>
  <w:style w:type="character" w:customStyle="1" w:styleId="CommentSubjectChar">
    <w:name w:val="Comment Subject Char"/>
    <w:basedOn w:val="CommentTextChar"/>
    <w:link w:val="CommentSubject"/>
    <w:uiPriority w:val="99"/>
    <w:semiHidden/>
    <w:rsid w:val="00ED5C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16266">
      <w:bodyDiv w:val="1"/>
      <w:marLeft w:val="0"/>
      <w:marRight w:val="0"/>
      <w:marTop w:val="0"/>
      <w:marBottom w:val="0"/>
      <w:divBdr>
        <w:top w:val="none" w:sz="0" w:space="0" w:color="auto"/>
        <w:left w:val="none" w:sz="0" w:space="0" w:color="auto"/>
        <w:bottom w:val="none" w:sz="0" w:space="0" w:color="auto"/>
        <w:right w:val="none" w:sz="0" w:space="0" w:color="auto"/>
      </w:divBdr>
    </w:div>
    <w:div w:id="111941203">
      <w:bodyDiv w:val="1"/>
      <w:marLeft w:val="0"/>
      <w:marRight w:val="0"/>
      <w:marTop w:val="0"/>
      <w:marBottom w:val="0"/>
      <w:divBdr>
        <w:top w:val="none" w:sz="0" w:space="0" w:color="auto"/>
        <w:left w:val="none" w:sz="0" w:space="0" w:color="auto"/>
        <w:bottom w:val="none" w:sz="0" w:space="0" w:color="auto"/>
        <w:right w:val="none" w:sz="0" w:space="0" w:color="auto"/>
      </w:divBdr>
    </w:div>
    <w:div w:id="621806733">
      <w:bodyDiv w:val="1"/>
      <w:marLeft w:val="0"/>
      <w:marRight w:val="0"/>
      <w:marTop w:val="0"/>
      <w:marBottom w:val="0"/>
      <w:divBdr>
        <w:top w:val="none" w:sz="0" w:space="0" w:color="auto"/>
        <w:left w:val="none" w:sz="0" w:space="0" w:color="auto"/>
        <w:bottom w:val="none" w:sz="0" w:space="0" w:color="auto"/>
        <w:right w:val="none" w:sz="0" w:space="0" w:color="auto"/>
      </w:divBdr>
      <w:divsChild>
        <w:div w:id="139854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3</Pages>
  <Words>2498</Words>
  <Characters>14243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雅卉 蒋</dc:creator>
  <cp:keywords/>
  <dc:description/>
  <cp:lastModifiedBy>雅卉 蒋</cp:lastModifiedBy>
  <cp:revision>18</cp:revision>
  <dcterms:created xsi:type="dcterms:W3CDTF">2025-08-14T17:30:00Z</dcterms:created>
  <dcterms:modified xsi:type="dcterms:W3CDTF">2025-08-18T15:31:00Z</dcterms:modified>
</cp:coreProperties>
</file>