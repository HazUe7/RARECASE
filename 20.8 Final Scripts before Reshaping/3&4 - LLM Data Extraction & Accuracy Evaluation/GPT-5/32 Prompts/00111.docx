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w:t>
        </w:r>
        <w:proofErr w:type="spellStart"/>
        <w:r>
          <w:rPr>
            <w:lang w:val="en-US"/>
          </w:rPr>
          <w:t>M</w:t>
        </w:r>
        <w:r w:rsidRPr="00F368F6">
          <w:rPr>
            <w:lang w:val="en-US"/>
          </w:rPr>
          <w:t>onthsToFU</w:t>
        </w:r>
        <w:proofErr w:type="spellEnd"/>
        <w:r>
          <w:rPr>
            <w:lang w:val="en-US"/>
          </w:rPr>
          <w:t xml:space="preserve">, </w:t>
        </w:r>
        <w:proofErr w:type="spellStart"/>
        <w:r w:rsidRPr="00F368F6">
          <w:rPr>
            <w:lang w:val="en-US"/>
          </w:rPr>
          <w:t>FinalMR</w:t>
        </w:r>
        <w:r>
          <w:rPr>
            <w:lang w:val="en-US"/>
          </w:rPr>
          <w:t>S</w:t>
        </w:r>
        <w:proofErr w:type="spellEnd"/>
        <w:r>
          <w:rPr>
            <w:lang w:val="en-US"/>
          </w:rPr>
          <w:t xml:space="preserve">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 xml:space="preserve">if </w:t>
        </w:r>
        <w:proofErr w:type="spellStart"/>
        <w:r w:rsidRPr="00047BBA">
          <w:rPr>
            <w:lang w:val="en-US"/>
          </w:rPr>
          <w:t>WorstMRSAcute</w:t>
        </w:r>
        <w:proofErr w:type="spellEnd"/>
        <w:r w:rsidRPr="00047BBA">
          <w:rPr>
            <w:lang w:val="en-US"/>
          </w:rPr>
          <w:t xml:space="preserve"> = 6, </w:t>
        </w:r>
        <w:proofErr w:type="spellStart"/>
        <w:r w:rsidRPr="00047BBA">
          <w:rPr>
            <w:lang w:val="en-US"/>
          </w:rPr>
          <w:t>FinalMRS</w:t>
        </w:r>
        <w:proofErr w:type="spellEnd"/>
        <w:r w:rsidRPr="00047BBA">
          <w:rPr>
            <w:lang w:val="en-US"/>
          </w:rPr>
          <w:t xml:space="preserve"> must be 6 or null</w:t>
        </w:r>
        <w:r>
          <w:rPr>
            <w:lang w:val="en-US"/>
          </w:rPr>
          <w:t xml:space="preserve">; (2) </w:t>
        </w:r>
        <w:r w:rsidRPr="00047BBA">
          <w:rPr>
            <w:lang w:val="en-US"/>
          </w:rPr>
          <w:t xml:space="preserve">if </w:t>
        </w:r>
        <w:proofErr w:type="spellStart"/>
        <w:r w:rsidRPr="00047BBA">
          <w:rPr>
            <w:lang w:val="en-US"/>
          </w:rPr>
          <w:t>DaysToIT</w:t>
        </w:r>
        <w:proofErr w:type="spellEnd"/>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 xml:space="preserve">if </w:t>
        </w:r>
        <w:proofErr w:type="spellStart"/>
        <w:r w:rsidRPr="00047BBA">
          <w:rPr>
            <w:lang w:val="en-US"/>
          </w:rPr>
          <w:t>EEGDeltaBrush</w:t>
        </w:r>
        <w:proofErr w:type="spellEnd"/>
        <w:r w:rsidRPr="00047BBA">
          <w:rPr>
            <w:lang w:val="en-US"/>
          </w:rPr>
          <w:t xml:space="preserve"> =</w:t>
        </w:r>
        <w:r>
          <w:rPr>
            <w:lang w:val="en-US"/>
          </w:rPr>
          <w:t xml:space="preserve"> </w:t>
        </w:r>
        <w:r w:rsidRPr="00047BBA">
          <w:rPr>
            <w:lang w:val="en-US"/>
          </w:rPr>
          <w:t xml:space="preserve">1, </w:t>
        </w:r>
        <w:proofErr w:type="spellStart"/>
        <w:r w:rsidRPr="00047BBA">
          <w:rPr>
            <w:lang w:val="en-US"/>
          </w:rPr>
          <w:t>EEGSlow</w:t>
        </w:r>
        <w:proofErr w:type="spellEnd"/>
        <w:r w:rsidRPr="00047BBA">
          <w:rPr>
            <w:lang w:val="en-US"/>
          </w:rPr>
          <w:t xml:space="preserve"> must be 1</w:t>
        </w:r>
        <w:r>
          <w:rPr>
            <w:lang w:val="en-US"/>
          </w:rPr>
          <w:t xml:space="preserve">; (4) </w:t>
        </w:r>
        <w:r w:rsidRPr="00AD1703">
          <w:rPr>
            <w:lang w:val="en-US"/>
          </w:rPr>
          <w:t xml:space="preserve">if </w:t>
        </w:r>
        <w:proofErr w:type="spellStart"/>
        <w:r w:rsidRPr="00AD1703">
          <w:rPr>
            <w:lang w:val="en-US"/>
          </w:rPr>
          <w:t>CSFWBCQuant</w:t>
        </w:r>
        <w:proofErr w:type="spellEnd"/>
        <w:r w:rsidRPr="00AD1703">
          <w:rPr>
            <w:lang w:val="en-US"/>
          </w:rPr>
          <w:t xml:space="preserve"> &gt;=</w:t>
        </w:r>
        <w:r>
          <w:rPr>
            <w:lang w:val="en-US"/>
          </w:rPr>
          <w:t xml:space="preserve"> </w:t>
        </w:r>
        <w:r w:rsidRPr="00AD1703">
          <w:rPr>
            <w:lang w:val="en-US"/>
          </w:rPr>
          <w:t xml:space="preserve">5, </w:t>
        </w:r>
        <w:proofErr w:type="spellStart"/>
        <w:r w:rsidRPr="00AD1703">
          <w:rPr>
            <w:lang w:val="en-US"/>
          </w:rPr>
          <w:t>CSFPleo</w:t>
        </w:r>
        <w:proofErr w:type="spellEnd"/>
        <w:r w:rsidRPr="00AD1703">
          <w:rPr>
            <w:lang w:val="en-US"/>
          </w:rPr>
          <w:t xml:space="preserve"> must be 1</w:t>
        </w:r>
        <w:r>
          <w:rPr>
            <w:lang w:val="en-US"/>
          </w:rPr>
          <w:t xml:space="preserve">; (5) </w:t>
        </w:r>
        <w:r w:rsidRPr="002240DD">
          <w:rPr>
            <w:lang w:val="en-US"/>
          </w:rPr>
          <w:t xml:space="preserve">if </w:t>
        </w:r>
        <w:proofErr w:type="spellStart"/>
        <w:r w:rsidRPr="002240DD">
          <w:rPr>
            <w:lang w:val="en-US"/>
          </w:rPr>
          <w:t>DaysToIT</w:t>
        </w:r>
        <w:proofErr w:type="spellEnd"/>
        <w:r w:rsidRPr="002240DD">
          <w:rPr>
            <w:lang w:val="en-US"/>
          </w:rPr>
          <w:t xml:space="preserve">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 xml:space="preserve">if </w:t>
        </w:r>
        <w:proofErr w:type="spellStart"/>
        <w:r w:rsidRPr="002240DD">
          <w:rPr>
            <w:lang w:val="en-US"/>
          </w:rPr>
          <w:t>DaysToIT</w:t>
        </w:r>
        <w:proofErr w:type="spellEnd"/>
        <w:r w:rsidRPr="002240DD">
          <w:rPr>
            <w:lang w:val="en-US"/>
          </w:rPr>
          <w:t xml:space="preserve">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w:t>
        </w:r>
        <w:proofErr w:type="spellStart"/>
        <w:r w:rsidRPr="003C54D1">
          <w:rPr>
            <w:rFonts w:hint="eastAsia"/>
            <w:lang w:val="en-US"/>
          </w:rPr>
          <w:t>BrainstemDys</w:t>
        </w:r>
        <w:proofErr w:type="spellEnd"/>
        <w:r w:rsidRPr="003C54D1">
          <w:rPr>
            <w:rFonts w:hint="eastAsia"/>
            <w:lang w:val="en-US"/>
          </w:rPr>
          <w:t xml:space="preserve">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 xml:space="preserve">Over the next days she started with </w:t>
        </w:r>
        <w:proofErr w:type="spellStart"/>
        <w:r w:rsidRPr="00B43A2E">
          <w:rPr>
            <w:lang w:val="en-US"/>
          </w:rPr>
          <w:t>dysautonomias</w:t>
        </w:r>
        <w:proofErr w:type="spellEnd"/>
        <w:r w:rsidRPr="00B43A2E">
          <w:rPr>
            <w:lang w:val="en-US"/>
          </w:rPr>
          <w:t xml:space="preserve">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 xml:space="preserve">In addition, she developed noticeable </w:t>
        </w:r>
        <w:proofErr w:type="spellStart"/>
        <w:r w:rsidRPr="00D93642">
          <w:rPr>
            <w:lang w:val="en-US"/>
          </w:rPr>
          <w:t>oro</w:t>
        </w:r>
        <w:proofErr w:type="spellEnd"/>
        <w:r w:rsidRPr="00D93642">
          <w:rPr>
            <w:lang w:val="en-US"/>
          </w:rPr>
          <w:t>-lingual-facial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w:t>
        </w:r>
        <w:proofErr w:type="spellStart"/>
        <w:r w:rsidRPr="000F2722">
          <w:rPr>
            <w:lang w:val="en-US"/>
          </w:rPr>
          <w:t>BrainstemDys</w:t>
        </w:r>
        <w:proofErr w:type="spellEnd"/>
        <w:r w:rsidRPr="000F2722">
          <w:rPr>
            <w:lang w:val="en-US"/>
          </w:rPr>
          <w:t xml:space="preserve">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lastRenderedPageBreak/>
          <w:t>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6" w:author="雅卉 蒋" w:date="2025-08-18T16:18:00Z"/>
          <w:lang w:val="en-US"/>
        </w:rPr>
      </w:pPr>
    </w:p>
    <w:p w14:paraId="2902C093" w14:textId="77777777" w:rsidR="007016C1" w:rsidRPr="00F368F6" w:rsidRDefault="007016C1" w:rsidP="00F368F6">
      <w:pPr>
        <w:rPr>
          <w:ins w:id="37" w:author="雅卉 蒋" w:date="2025-08-18T16:36:00Z"/>
          <w:lang w:val="en-US"/>
        </w:rPr>
      </w:pPr>
    </w:p>
    <w:p w14:paraId="64829241" w14:textId="6BCA085B" w:rsidR="00F368F6" w:rsidRPr="00F368F6" w:rsidDel="007016C1" w:rsidRDefault="00F368F6" w:rsidP="00F368F6">
      <w:pPr>
        <w:rPr>
          <w:del w:id="38"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9" w:author="雅卉 蒋" w:date="2025-08-15T10:42:00Z">
        <w:r w:rsidRPr="00F368F6" w:rsidDel="007F00D0">
          <w:rPr>
            <w:lang w:val="en-US"/>
          </w:rPr>
          <w:delText>ir</w:delText>
        </w:r>
      </w:del>
      <w:r w:rsidRPr="00F368F6">
        <w:rPr>
          <w:lang w:val="en-US"/>
        </w:rPr>
        <w:t xml:space="preserve"> following features</w:t>
      </w:r>
      <w:ins w:id="40"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41" w:author="Michael Eyre" w:date="2025-08-14T15:29:00Z">
        <w:r w:rsidR="00551E28">
          <w:rPr>
            <w:lang w:val="en-US"/>
          </w:rPr>
          <w:t xml:space="preserve">. </w:t>
        </w:r>
      </w:ins>
      <w:ins w:id="42" w:author="Michael Eyre" w:date="2025-08-14T18:16:00Z">
        <w:del w:id="43" w:author="雅卉 蒋" w:date="2025-08-17T21:01:00Z">
          <w:r w:rsidR="00C450C0" w:rsidDel="00FB2754">
            <w:rPr>
              <w:lang w:val="en-US"/>
            </w:rPr>
            <w:delText>Score</w:delText>
          </w:r>
        </w:del>
      </w:ins>
      <w:ins w:id="44" w:author="Michael Eyre" w:date="2025-08-14T15:41:00Z">
        <w:del w:id="45" w:author="雅卉 蒋" w:date="2025-08-17T21:01:00Z">
          <w:r w:rsidR="00ED5CB1" w:rsidDel="00FB2754">
            <w:rPr>
              <w:lang w:val="en-US"/>
            </w:rPr>
            <w:delText xml:space="preserve"> c</w:delText>
          </w:r>
        </w:del>
      </w:ins>
      <w:ins w:id="46" w:author="Michael Eyre" w:date="2025-08-14T15:29:00Z">
        <w:del w:id="47" w:author="雅卉 蒋" w:date="2025-08-17T21:01:00Z">
          <w:r w:rsidR="00551E28" w:rsidDel="00FB2754">
            <w:rPr>
              <w:lang w:val="en-US"/>
            </w:rPr>
            <w:delText>linical and treatment</w:delText>
          </w:r>
        </w:del>
      </w:ins>
      <w:ins w:id="48" w:author="Michael Eyre" w:date="2025-08-14T15:31:00Z">
        <w:del w:id="49" w:author="雅卉 蒋" w:date="2025-08-17T21:01:00Z">
          <w:r w:rsidR="00551E28" w:rsidDel="00FB2754">
            <w:rPr>
              <w:lang w:val="en-US"/>
            </w:rPr>
            <w:delText xml:space="preserve"> features</w:delText>
          </w:r>
        </w:del>
      </w:ins>
      <w:ins w:id="50" w:author="Michael Eyre" w:date="2025-08-14T15:29:00Z">
        <w:del w:id="51" w:author="雅卉 蒋" w:date="2025-08-17T21:01:00Z">
          <w:r w:rsidR="00551E28" w:rsidDel="00FB2754">
            <w:rPr>
              <w:lang w:val="en-US"/>
            </w:rPr>
            <w:delText xml:space="preserve"> </w:delText>
          </w:r>
        </w:del>
      </w:ins>
      <w:ins w:id="52" w:author="Michael Eyre" w:date="2025-08-14T18:18:00Z">
        <w:del w:id="53" w:author="雅卉 蒋" w:date="2025-08-17T21:01:00Z">
          <w:r w:rsidR="00C450C0" w:rsidDel="00FB2754">
            <w:rPr>
              <w:lang w:val="en-US"/>
            </w:rPr>
            <w:delText xml:space="preserve">as Yes </w:delText>
          </w:r>
        </w:del>
      </w:ins>
      <w:ins w:id="54" w:author="Michael Eyre" w:date="2025-08-14T18:16:00Z">
        <w:del w:id="55" w:author="雅卉 蒋" w:date="2025-08-17T21:01:00Z">
          <w:r w:rsidR="00C450C0" w:rsidDel="00FB2754">
            <w:rPr>
              <w:lang w:val="en-US"/>
            </w:rPr>
            <w:delText>if they occurred at any time during</w:delText>
          </w:r>
        </w:del>
      </w:ins>
      <w:ins w:id="56" w:author="Michael Eyre" w:date="2025-08-14T15:29:00Z">
        <w:del w:id="57" w:author="雅卉 蒋" w:date="2025-08-17T21:01:00Z">
          <w:r w:rsidR="00551E28" w:rsidDel="00FB2754">
            <w:rPr>
              <w:lang w:val="en-US"/>
            </w:rPr>
            <w:delText xml:space="preserve"> the </w:delText>
          </w:r>
        </w:del>
      </w:ins>
      <w:ins w:id="58" w:author="Michael Eyre" w:date="2025-08-14T18:16:00Z">
        <w:del w:id="59" w:author="雅卉 蒋" w:date="2025-08-17T21:01:00Z">
          <w:r w:rsidR="00C450C0" w:rsidDel="00FB2754">
            <w:rPr>
              <w:lang w:val="en-US"/>
            </w:rPr>
            <w:delText>first</w:delText>
          </w:r>
        </w:del>
      </w:ins>
      <w:ins w:id="60" w:author="Michael Eyre" w:date="2025-08-14T15:29:00Z">
        <w:del w:id="61" w:author="雅卉 蒋" w:date="2025-08-17T21:01:00Z">
          <w:r w:rsidR="00551E28" w:rsidDel="00FB2754">
            <w:rPr>
              <w:lang w:val="en-US"/>
            </w:rPr>
            <w:delText xml:space="preserve"> disease event (first </w:delText>
          </w:r>
        </w:del>
      </w:ins>
      <w:ins w:id="62" w:author="Michael Eyre" w:date="2025-08-14T18:16:00Z">
        <w:del w:id="63" w:author="雅卉 蒋" w:date="2025-08-17T21:01:00Z">
          <w:r w:rsidR="00C450C0" w:rsidDel="00FB2754">
            <w:rPr>
              <w:lang w:val="en-US"/>
            </w:rPr>
            <w:delText xml:space="preserve">clinical </w:delText>
          </w:r>
        </w:del>
      </w:ins>
      <w:ins w:id="64" w:author="Michael Eyre" w:date="2025-08-14T15:29:00Z">
        <w:del w:id="65" w:author="雅卉 蒋" w:date="2025-08-17T21:01:00Z">
          <w:r w:rsidR="00551E28" w:rsidDel="00FB2754">
            <w:rPr>
              <w:lang w:val="en-US"/>
            </w:rPr>
            <w:delText xml:space="preserve">episode of NMDARE), </w:delText>
          </w:r>
        </w:del>
      </w:ins>
      <w:ins w:id="66" w:author="Michael Eyre" w:date="2025-08-14T18:17:00Z">
        <w:del w:id="67" w:author="雅卉 蒋" w:date="2025-08-17T21:01:00Z">
          <w:r w:rsidR="00C450C0" w:rsidDel="00FB2754">
            <w:rPr>
              <w:lang w:val="en-US"/>
            </w:rPr>
            <w:delText>disregarding</w:delText>
          </w:r>
        </w:del>
      </w:ins>
      <w:ins w:id="68" w:author="Michael Eyre" w:date="2025-08-14T15:29:00Z">
        <w:del w:id="69" w:author="雅卉 蒋" w:date="2025-08-17T21:01:00Z">
          <w:r w:rsidR="00551E28" w:rsidDel="00FB2754">
            <w:rPr>
              <w:lang w:val="en-US"/>
            </w:rPr>
            <w:delText xml:space="preserve"> any subs</w:delText>
          </w:r>
        </w:del>
      </w:ins>
      <w:ins w:id="70" w:author="Michael Eyre" w:date="2025-08-14T15:30:00Z">
        <w:del w:id="71" w:author="雅卉 蒋" w:date="2025-08-17T21:01:00Z">
          <w:r w:rsidR="00551E28" w:rsidDel="00FB2754">
            <w:rPr>
              <w:lang w:val="en-US"/>
            </w:rPr>
            <w:delText>equent relapses</w:delText>
          </w:r>
        </w:del>
      </w:ins>
      <w:ins w:id="72" w:author="Michael Eyre" w:date="2025-08-14T18:18:00Z">
        <w:del w:id="73" w:author="雅卉 蒋" w:date="2025-08-15T10:56:00Z">
          <w:r w:rsidR="00C450C0" w:rsidDel="006B6046">
            <w:rPr>
              <w:lang w:val="en-US"/>
            </w:rPr>
            <w:delText>; h</w:delText>
          </w:r>
        </w:del>
      </w:ins>
      <w:ins w:id="74" w:author="Michael Eyre" w:date="2025-08-14T18:12:00Z">
        <w:del w:id="75" w:author="雅卉 蒋" w:date="2025-08-17T21:01:00Z">
          <w:r w:rsidR="00C450C0" w:rsidDel="00FB2754">
            <w:rPr>
              <w:lang w:val="en-US"/>
            </w:rPr>
            <w:delText>owever M</w:delText>
          </w:r>
        </w:del>
      </w:ins>
      <w:ins w:id="76" w:author="Michael Eyre" w:date="2025-08-14T15:30:00Z">
        <w:del w:id="77"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8" w:author="雅卉 蒋" w:date="2025-08-17T21:01:00Z">
        <w:r w:rsidRPr="00F368F6" w:rsidDel="00FB2754">
          <w:rPr>
            <w:lang w:val="en-US"/>
          </w:rPr>
          <w:delText>:</w:delText>
        </w:r>
      </w:del>
      <w:ins w:id="79" w:author="Michael Eyre" w:date="2025-08-14T15:30:00Z">
        <w:del w:id="80"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81"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presence of speech dysfunction (</w:t>
      </w:r>
      <w:proofErr w:type="gramStart"/>
      <w:ins w:id="82"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presence of movement disorder</w:t>
      </w:r>
      <w:del w:id="83" w:author="雅卉 蒋" w:date="2025-08-15T10:57:00Z">
        <w:r w:rsidRPr="00F368F6" w:rsidDel="006B6046">
          <w:rPr>
            <w:lang w:val="en-US"/>
          </w:rPr>
          <w:delText xml:space="preserve">, </w:delText>
        </w:r>
      </w:del>
      <w:ins w:id="84" w:author="雅卉 蒋" w:date="2025-08-15T10:57:00Z">
        <w:r w:rsidR="006B6046">
          <w:rPr>
            <w:lang w:val="en-US"/>
          </w:rPr>
          <w:t xml:space="preserve"> (</w:t>
        </w:r>
      </w:ins>
      <w:proofErr w:type="gramStart"/>
      <w:ins w:id="85"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86"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presence of autonomic dysfunction or central hypoventilation</w:t>
      </w:r>
    </w:p>
    <w:p w14:paraId="3F31610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presence of abnormal (psychiatric) </w:t>
      </w:r>
      <w:proofErr w:type="spellStart"/>
      <w:r w:rsidRPr="00F368F6">
        <w:rPr>
          <w:lang w:val="en-US"/>
        </w:rPr>
        <w:t>behaviour</w:t>
      </w:r>
      <w:proofErr w:type="spellEnd"/>
      <w:r w:rsidRPr="00F368F6">
        <w:rPr>
          <w:lang w:val="en-US"/>
        </w:rPr>
        <w:t xml:space="preserve">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7"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xml:space="preserve">: worst </w:t>
      </w:r>
      <w:proofErr w:type="spellStart"/>
      <w:r w:rsidRPr="00F368F6">
        <w:rPr>
          <w:lang w:val="en-US"/>
        </w:rPr>
        <w:t>mRS</w:t>
      </w:r>
      <w:proofErr w:type="spellEnd"/>
      <w:ins w:id="88" w:author="雅卉 蒋" w:date="2025-08-15T11:00:00Z">
        <w:r w:rsidR="006B6046">
          <w:rPr>
            <w:lang w:val="en-US"/>
          </w:rPr>
          <w:t xml:space="preserve"> </w:t>
        </w:r>
      </w:ins>
      <w:ins w:id="89" w:author="雅卉 蒋" w:date="2025-08-15T11:01:00Z">
        <w:r w:rsidR="006B6046">
          <w:rPr>
            <w:lang w:val="en-US"/>
          </w:rPr>
          <w:t>(</w:t>
        </w:r>
        <w:r w:rsidR="006B6046" w:rsidRPr="008D1F6C">
          <w:rPr>
            <w:rStyle w:val="Strong"/>
            <w:b w:val="0"/>
            <w:bCs w:val="0"/>
            <w:color w:val="000000"/>
          </w:rPr>
          <w:t>modified Rankin Scale</w:t>
        </w:r>
      </w:ins>
      <w:ins w:id="90" w:author="雅卉 蒋" w:date="2025-08-15T11:08:00Z">
        <w:r w:rsidR="004B7C19">
          <w:rPr>
            <w:rStyle w:val="Strong"/>
            <w:b w:val="0"/>
            <w:bCs w:val="0"/>
            <w:color w:val="000000"/>
            <w:lang w:val="en-US"/>
          </w:rPr>
          <w:t xml:space="preserve"> (</w:t>
        </w:r>
      </w:ins>
      <w:ins w:id="91" w:author="雅卉 蒋" w:date="2025-08-17T17:00:00Z">
        <w:r w:rsidR="00CD66D8">
          <w:rPr>
            <w:rStyle w:val="Strong"/>
            <w:b w:val="0"/>
            <w:bCs w:val="0"/>
            <w:color w:val="000000"/>
            <w:lang w:val="en-US"/>
          </w:rPr>
          <w:t xml:space="preserve">integer score </w:t>
        </w:r>
      </w:ins>
      <w:ins w:id="92" w:author="雅卉 蒋" w:date="2025-08-17T16:52:00Z">
        <w:r w:rsidR="00E90753">
          <w:rPr>
            <w:rStyle w:val="Strong"/>
            <w:b w:val="0"/>
            <w:bCs w:val="0"/>
            <w:color w:val="000000"/>
            <w:lang w:val="en-US"/>
          </w:rPr>
          <w:t xml:space="preserve">ranging from </w:t>
        </w:r>
      </w:ins>
      <w:ins w:id="93" w:author="雅卉 蒋" w:date="2025-08-15T11:08:00Z">
        <w:r w:rsidR="004B7C19">
          <w:rPr>
            <w:rStyle w:val="Strong"/>
            <w:b w:val="0"/>
            <w:bCs w:val="0"/>
            <w:color w:val="000000"/>
            <w:lang w:val="en-US"/>
          </w:rPr>
          <w:t>0</w:t>
        </w:r>
      </w:ins>
      <w:ins w:id="94" w:author="雅卉 蒋" w:date="2025-08-17T16:52:00Z">
        <w:r w:rsidR="00E90753">
          <w:rPr>
            <w:rStyle w:val="Strong"/>
            <w:b w:val="0"/>
            <w:bCs w:val="0"/>
            <w:color w:val="000000"/>
            <w:lang w:val="en-US"/>
          </w:rPr>
          <w:t xml:space="preserve"> (no symptoms) to </w:t>
        </w:r>
      </w:ins>
      <w:ins w:id="95" w:author="雅卉 蒋" w:date="2025-08-15T11:08:00Z">
        <w:r w:rsidR="004B7C19">
          <w:rPr>
            <w:rStyle w:val="Strong"/>
            <w:b w:val="0"/>
            <w:bCs w:val="0"/>
            <w:color w:val="000000"/>
            <w:lang w:val="en-US"/>
          </w:rPr>
          <w:t>6</w:t>
        </w:r>
      </w:ins>
      <w:ins w:id="96" w:author="雅卉 蒋" w:date="2025-08-17T16:52:00Z">
        <w:r w:rsidR="00E90753">
          <w:rPr>
            <w:rStyle w:val="Strong"/>
            <w:b w:val="0"/>
            <w:bCs w:val="0"/>
            <w:color w:val="000000"/>
            <w:lang w:val="en-US"/>
          </w:rPr>
          <w:t xml:space="preserve"> (dead)</w:t>
        </w:r>
      </w:ins>
      <w:ins w:id="97" w:author="雅卉 蒋" w:date="2025-08-15T11:08:00Z">
        <w:r w:rsidR="004B7C19">
          <w:rPr>
            <w:rStyle w:val="Strong"/>
            <w:b w:val="0"/>
            <w:bCs w:val="0"/>
            <w:color w:val="000000"/>
            <w:lang w:val="en-US"/>
          </w:rPr>
          <w:t>)</w:t>
        </w:r>
      </w:ins>
      <w:ins w:id="98"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9"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presence of focal or diffuse slow or </w:t>
      </w:r>
      <w:proofErr w:type="spellStart"/>
      <w:r w:rsidRPr="00F368F6">
        <w:rPr>
          <w:lang w:val="en-US"/>
        </w:rPr>
        <w:t>disorganised</w:t>
      </w:r>
      <w:proofErr w:type="spellEnd"/>
      <w:r w:rsidRPr="00F368F6">
        <w:rPr>
          <w:lang w:val="en-US"/>
        </w:rPr>
        <w:t xml:space="preserve"> activity in EEG</w:t>
      </w:r>
      <w:ins w:id="100" w:author="雅卉 蒋" w:date="2025-08-15T11:03:00Z">
        <w:r w:rsidR="004B7C19">
          <w:rPr>
            <w:lang w:val="en-US"/>
          </w:rPr>
          <w:t xml:space="preserve"> (E</w:t>
        </w:r>
        <w:r w:rsidR="004B7C19">
          <w:rPr>
            <w:rFonts w:hint="eastAsia"/>
            <w:lang w:val="en-US"/>
          </w:rPr>
          <w:t>le</w:t>
        </w:r>
      </w:ins>
      <w:ins w:id="101" w:author="雅卉 蒋" w:date="2025-08-15T11:04:00Z">
        <w:r w:rsidR="004B7C19">
          <w:rPr>
            <w:lang w:val="en-US"/>
          </w:rPr>
          <w:t>ctroencephalography</w:t>
        </w:r>
      </w:ins>
      <w:ins w:id="102" w:author="雅卉 蒋" w:date="2025-08-15T11:03:00Z">
        <w:r w:rsidR="004B7C19">
          <w:rPr>
            <w:lang w:val="en-US"/>
          </w:rPr>
          <w:t>)</w:t>
        </w:r>
      </w:ins>
      <w:del w:id="103" w:author="Michael Eyre" w:date="2025-08-14T18:16:00Z">
        <w:r w:rsidRPr="00F368F6" w:rsidDel="00C450C0">
          <w:rPr>
            <w:lang w:val="en-US"/>
          </w:rPr>
          <w:delText xml:space="preserve"> (</w:delText>
        </w:r>
      </w:del>
      <w:del w:id="104" w:author="Michael Eyre" w:date="2025-08-14T15:42:00Z">
        <w:r w:rsidRPr="00F368F6" w:rsidDel="00ED5CB1">
          <w:rPr>
            <w:lang w:val="en-US"/>
          </w:rPr>
          <w:delText>ever</w:delText>
        </w:r>
      </w:del>
      <w:del w:id="105"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presence of delta brush in EEG</w:t>
      </w:r>
      <w:del w:id="106" w:author="Michael Eyre" w:date="2025-08-14T18:15:00Z">
        <w:r w:rsidRPr="00F368F6" w:rsidDel="00C450C0">
          <w:rPr>
            <w:lang w:val="en-US"/>
          </w:rPr>
          <w:delText xml:space="preserve"> (</w:delText>
        </w:r>
      </w:del>
      <w:del w:id="107" w:author="Michael Eyre" w:date="2025-08-14T18:14:00Z">
        <w:r w:rsidRPr="00F368F6" w:rsidDel="00C450C0">
          <w:rPr>
            <w:lang w:val="en-US"/>
          </w:rPr>
          <w:delText>ever</w:delText>
        </w:r>
      </w:del>
      <w:del w:id="108"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presentation of epileptiform discharges in EEG</w:t>
      </w:r>
      <w:del w:id="109"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10"/>
      <w:r w:rsidRPr="00F368F6">
        <w:rPr>
          <w:lang w:val="en-US"/>
        </w:rPr>
        <w:t xml:space="preserve">- </w:t>
      </w:r>
      <w:proofErr w:type="spellStart"/>
      <w:r w:rsidRPr="00F368F6">
        <w:rPr>
          <w:lang w:val="en-US"/>
        </w:rPr>
        <w:t>CSFPleo</w:t>
      </w:r>
      <w:proofErr w:type="spellEnd"/>
      <w:r w:rsidRPr="00F368F6">
        <w:rPr>
          <w:lang w:val="en-US"/>
        </w:rPr>
        <w:t xml:space="preserve">: whether pleocytosis in </w:t>
      </w:r>
      <w:proofErr w:type="gramStart"/>
      <w:r w:rsidRPr="00F368F6">
        <w:rPr>
          <w:lang w:val="en-US"/>
        </w:rPr>
        <w:t>CSF</w:t>
      </w:r>
      <w:ins w:id="111" w:author="雅卉 蒋" w:date="2025-08-15T11:04:00Z">
        <w:r w:rsidR="004B7C19">
          <w:rPr>
            <w:lang w:val="en-US"/>
          </w:rPr>
          <w:t>(</w:t>
        </w:r>
        <w:proofErr w:type="gramEnd"/>
        <w:r w:rsidR="004B7C19">
          <w:rPr>
            <w:lang w:val="en-US"/>
          </w:rPr>
          <w:t>Cerebrospinal Fluid)</w:t>
        </w:r>
      </w:ins>
      <w:r w:rsidRPr="00F368F6">
        <w:rPr>
          <w:lang w:val="en-US"/>
        </w:rPr>
        <w:t xml:space="preserve"> (</w:t>
      </w:r>
      <w:ins w:id="112" w:author="雅卉 蒋" w:date="2025-08-15T11:05:00Z">
        <w:r w:rsidR="004B7C19">
          <w:rPr>
            <w:lang w:val="en-US"/>
          </w:rPr>
          <w:t xml:space="preserve">i.e. </w:t>
        </w:r>
      </w:ins>
      <w:r w:rsidRPr="00F368F6">
        <w:rPr>
          <w:lang w:val="en-US"/>
        </w:rPr>
        <w:t xml:space="preserve">Number of white blood cells per mm3 &gt;= 5) </w:t>
      </w:r>
      <w:del w:id="113"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xml:space="preserve">: </w:t>
      </w:r>
      <w:ins w:id="114" w:author="Michael Eyre" w:date="2025-08-14T18:18:00Z">
        <w:r w:rsidR="00C450C0">
          <w:rPr>
            <w:lang w:val="en-US"/>
          </w:rPr>
          <w:t xml:space="preserve">maximum </w:t>
        </w:r>
      </w:ins>
      <w:r w:rsidRPr="00F368F6">
        <w:rPr>
          <w:lang w:val="en-US"/>
        </w:rPr>
        <w:t xml:space="preserve">number of white blood cells per mm3 in CSF </w:t>
      </w:r>
      <w:commentRangeEnd w:id="110"/>
      <w:r w:rsidR="00ED5CB1">
        <w:rPr>
          <w:rStyle w:val="CommentReference"/>
        </w:rPr>
        <w:commentReference w:id="110"/>
      </w:r>
    </w:p>
    <w:p w14:paraId="21FB4018" w14:textId="3332068A"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brain MRI</w:t>
      </w:r>
      <w:ins w:id="115" w:author="雅卉 蒋" w:date="2025-08-15T11:05:00Z">
        <w:r w:rsidR="004B7C19">
          <w:rPr>
            <w:lang w:val="en-US"/>
          </w:rPr>
          <w:t xml:space="preserve"> (Magnetic Resonance Imaging)</w:t>
        </w:r>
      </w:ins>
      <w:r w:rsidRPr="00F368F6">
        <w:rPr>
          <w:lang w:val="en-US"/>
        </w:rPr>
        <w:t xml:space="preserve"> </w:t>
      </w:r>
      <w:ins w:id="116" w:author="Michael Eyre" w:date="2025-08-14T18:19:00Z">
        <w:r w:rsidR="00C450C0">
          <w:rPr>
            <w:lang w:val="en-US"/>
          </w:rPr>
          <w:t>a</w:t>
        </w:r>
      </w:ins>
      <w:del w:id="117" w:author="Michael Eyre" w:date="2025-08-14T18:19:00Z">
        <w:r w:rsidRPr="00F368F6" w:rsidDel="00C450C0">
          <w:rPr>
            <w:lang w:val="en-US"/>
          </w:rPr>
          <w:delText>A</w:delText>
        </w:r>
      </w:del>
      <w:r w:rsidRPr="00F368F6">
        <w:rPr>
          <w:lang w:val="en-US"/>
        </w:rPr>
        <w:t>bnormal</w:t>
      </w:r>
      <w:ins w:id="118" w:author="Michael Eyre" w:date="2025-08-14T18:18:00Z">
        <w:r w:rsidR="00C450C0">
          <w:rPr>
            <w:lang w:val="en-US"/>
          </w:rPr>
          <w:t xml:space="preserve"> </w:t>
        </w:r>
      </w:ins>
      <w:ins w:id="119" w:author="Michael Eyre" w:date="2025-08-14T18:19:00Z">
        <w:r w:rsidR="00C450C0">
          <w:rPr>
            <w:lang w:val="en-US"/>
          </w:rPr>
          <w:t>(</w:t>
        </w:r>
      </w:ins>
      <w:ins w:id="120" w:author="Michael Eyre" w:date="2025-08-14T18:20:00Z">
        <w:r w:rsidR="00F36932">
          <w:rPr>
            <w:lang w:val="en-US"/>
          </w:rPr>
          <w:t xml:space="preserve">increased </w:t>
        </w:r>
      </w:ins>
      <w:ins w:id="121" w:author="Michael Eyre" w:date="2025-08-14T18:19:00Z">
        <w:r w:rsidR="00C450C0">
          <w:rPr>
            <w:lang w:val="en-US"/>
          </w:rPr>
          <w:t xml:space="preserve">T2/FLAIR </w:t>
        </w:r>
      </w:ins>
      <w:ins w:id="122" w:author="Michael Eyre" w:date="2025-08-14T18:20:00Z">
        <w:r w:rsidR="00F36932">
          <w:rPr>
            <w:lang w:val="en-US"/>
          </w:rPr>
          <w:t>paren</w:t>
        </w:r>
      </w:ins>
      <w:ins w:id="123" w:author="Michael Eyre" w:date="2025-08-14T18:21:00Z">
        <w:r w:rsidR="00F36932">
          <w:rPr>
            <w:lang w:val="en-US"/>
          </w:rPr>
          <w:t xml:space="preserve">chymal signal </w:t>
        </w:r>
      </w:ins>
      <w:ins w:id="124" w:author="Michael Eyre" w:date="2025-08-14T18:19:00Z">
        <w:r w:rsidR="00C450C0">
          <w:rPr>
            <w:lang w:val="en-US"/>
          </w:rPr>
          <w:t>intensity</w:t>
        </w:r>
      </w:ins>
      <w:ins w:id="125" w:author="Michael Eyre" w:date="2025-08-14T18:21:00Z">
        <w:r w:rsidR="00F36932">
          <w:rPr>
            <w:lang w:val="en-US"/>
          </w:rPr>
          <w:t xml:space="preserve"> or contrast enhancement</w:t>
        </w:r>
      </w:ins>
      <w:ins w:id="126" w:author="Michael Eyre" w:date="2025-08-14T18:19:00Z">
        <w:r w:rsidR="00C450C0">
          <w:rPr>
            <w:lang w:val="en-US"/>
          </w:rPr>
          <w:t>)</w:t>
        </w:r>
      </w:ins>
      <w:del w:id="127"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presence of </w:t>
      </w:r>
      <w:proofErr w:type="spellStart"/>
      <w:r w:rsidRPr="00F368F6">
        <w:rPr>
          <w:lang w:val="en-US"/>
        </w:rPr>
        <w:t>tumour</w:t>
      </w:r>
      <w:proofErr w:type="spellEnd"/>
    </w:p>
    <w:p w14:paraId="6EE44B15" w14:textId="77777777" w:rsidR="0045302B" w:rsidRPr="00F368F6" w:rsidRDefault="0045302B" w:rsidP="0045302B">
      <w:pPr>
        <w:rPr>
          <w:ins w:id="128" w:author="雅卉 蒋" w:date="2025-08-18T16:46:00Z"/>
          <w:lang w:val="en-US"/>
        </w:rPr>
      </w:pPr>
      <w:ins w:id="129" w:author="雅卉 蒋" w:date="2025-08-18T16:46:00Z">
        <w:r w:rsidRPr="00F368F6">
          <w:rPr>
            <w:lang w:val="en-US"/>
          </w:rPr>
          <w:t xml:space="preserve">- </w:t>
        </w:r>
        <w:proofErr w:type="spellStart"/>
        <w:r w:rsidRPr="00F368F6">
          <w:rPr>
            <w:lang w:val="en-US"/>
          </w:rPr>
          <w:t>DaysToIT</w:t>
        </w:r>
        <w:proofErr w:type="spellEnd"/>
        <w:r w:rsidRPr="00F368F6">
          <w:rPr>
            <w:lang w:val="en-US"/>
          </w:rPr>
          <w: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472EF11A" w:rsidR="00743F1F" w:rsidRPr="00F368F6" w:rsidDel="0045302B" w:rsidRDefault="00F368F6">
      <w:pPr>
        <w:ind w:left="720"/>
        <w:rPr>
          <w:del w:id="130" w:author="雅卉 蒋" w:date="2025-08-18T16:46:00Z"/>
          <w:lang w:val="en-US"/>
        </w:rPr>
        <w:pPrChange w:id="131" w:author="雅卉 蒋" w:date="2025-08-18T16:38:00Z">
          <w:pPr/>
        </w:pPrChange>
      </w:pPr>
      <w:del w:id="13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33" w:author="Michael Eyre" w:date="2025-08-14T18:21:00Z">
        <w:del w:id="134" w:author="雅卉 蒋" w:date="2025-08-18T16:34:00Z">
          <w:r w:rsidR="00F36932" w:rsidDel="00743F1F">
            <w:rPr>
              <w:lang w:val="en-US"/>
            </w:rPr>
            <w:delText>o</w:delText>
          </w:r>
        </w:del>
      </w:ins>
      <w:del w:id="135"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36" w:author="Michael Eyre" w:date="2025-08-14T18:21:00Z">
        <w:r w:rsidR="00F36932">
          <w:rPr>
            <w:lang w:val="en-US"/>
          </w:rPr>
          <w:t>o</w:t>
        </w:r>
      </w:ins>
      <w:del w:id="137"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38" w:author="Michael Eyre" w:date="2025-08-14T18:22:00Z">
        <w:r w:rsidR="00F36932">
          <w:rPr>
            <w:lang w:val="en-US"/>
          </w:rPr>
          <w:t>corticosteroids [</w:t>
        </w:r>
      </w:ins>
      <w:r w:rsidRPr="00F368F6">
        <w:rPr>
          <w:lang w:val="en-US"/>
        </w:rPr>
        <w:t>CS</w:t>
      </w:r>
      <w:ins w:id="139" w:author="Michael Eyre" w:date="2025-08-14T18:22:00Z">
        <w:r w:rsidR="00F36932">
          <w:rPr>
            <w:lang w:val="en-US"/>
          </w:rPr>
          <w:t>]</w:t>
        </w:r>
      </w:ins>
      <w:r w:rsidRPr="00F368F6">
        <w:rPr>
          <w:lang w:val="en-US"/>
        </w:rPr>
        <w:t xml:space="preserve">, </w:t>
      </w:r>
      <w:ins w:id="140"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1" w:author="雅卉 蒋" w:date="2025-08-15T11:07:00Z">
        <w:r w:rsidR="004B7C19">
          <w:rPr>
            <w:lang w:val="en-US"/>
          </w:rPr>
          <w:t>]</w:t>
        </w:r>
      </w:ins>
      <w:r w:rsidRPr="00F368F6">
        <w:rPr>
          <w:lang w:val="en-US"/>
        </w:rPr>
        <w:t xml:space="preserve">, </w:t>
      </w:r>
      <w:ins w:id="142" w:author="Michael Eyre" w:date="2025-08-14T18:22:00Z">
        <w:r w:rsidR="00F36932">
          <w:rPr>
            <w:lang w:val="en-US"/>
          </w:rPr>
          <w:t>therapeutic plasma exchange [</w:t>
        </w:r>
      </w:ins>
      <w:r w:rsidRPr="00F368F6">
        <w:rPr>
          <w:lang w:val="en-US"/>
        </w:rPr>
        <w:t>PE</w:t>
      </w:r>
      <w:ins w:id="143" w:author="Michael Eyre" w:date="2025-08-14T18:22:00Z">
        <w:r w:rsidR="00F36932">
          <w:rPr>
            <w:lang w:val="en-US"/>
          </w:rPr>
          <w:t>]</w:t>
        </w:r>
      </w:ins>
      <w:ins w:id="144" w:author="Michael Eyre" w:date="2025-08-14T18:23:00Z">
        <w:r w:rsidR="00F36932">
          <w:rPr>
            <w:lang w:val="en-US"/>
          </w:rPr>
          <w:t>/</w:t>
        </w:r>
      </w:ins>
      <w:ins w:id="145" w:author="Michael Eyre" w:date="2025-08-14T18:22:00Z">
        <w:r w:rsidR="00F36932">
          <w:rPr>
            <w:lang w:val="en-US"/>
          </w:rPr>
          <w:t>immunoadsorption [IA]</w:t>
        </w:r>
      </w:ins>
      <w:del w:id="146" w:author="雅卉 蒋" w:date="2025-08-17T17:08:00Z">
        <w:r w:rsidRPr="00F368F6" w:rsidDel="00781814">
          <w:rPr>
            <w:lang w:val="en-US"/>
          </w:rPr>
          <w:delText>; regardless of the order</w:delText>
        </w:r>
      </w:del>
      <w:ins w:id="147" w:author="雅卉 蒋" w:date="2025-08-17T17:08:00Z">
        <w:r w:rsidR="00781814">
          <w:rPr>
            <w:lang w:val="en-US"/>
          </w:rPr>
          <w:t>. M</w:t>
        </w:r>
      </w:ins>
      <w:ins w:id="148" w:author="雅卉 蒋" w:date="2025-08-17T17:07:00Z">
        <w:r w:rsidR="00781814">
          <w:rPr>
            <w:lang w:val="en-US"/>
          </w:rPr>
          <w:t xml:space="preserve">atched the </w:t>
        </w:r>
        <w:r w:rsidR="00781814">
          <w:rPr>
            <w:lang w:val="en-US"/>
          </w:rPr>
          <w:lastRenderedPageBreak/>
          <w:t>drug combination to one of the following categories</w:t>
        </w:r>
      </w:ins>
      <w:ins w:id="149" w:author="雅卉 蒋" w:date="2025-08-17T17:08:00Z">
        <w:r w:rsidR="00781814">
          <w:rPr>
            <w:lang w:val="en-US"/>
          </w:rPr>
          <w:t xml:space="preserve">, </w:t>
        </w:r>
        <w:r w:rsidR="00781814" w:rsidRPr="00F368F6">
          <w:rPr>
            <w:lang w:val="en-US"/>
          </w:rPr>
          <w:t>regardless of the order</w:t>
        </w:r>
      </w:ins>
      <w:del w:id="150" w:author="雅卉 蒋" w:date="2025-08-17T17:08:00Z">
        <w:r w:rsidRPr="00F368F6" w:rsidDel="00781814">
          <w:rPr>
            <w:lang w:val="en-US"/>
          </w:rPr>
          <w:delText>). &lt;Categories include</w:delText>
        </w:r>
      </w:del>
      <w:r w:rsidRPr="00F368F6">
        <w:rPr>
          <w:lang w:val="en-US"/>
        </w:rPr>
        <w:t>: "None", "CS only", "CS+IVIG", "CS+IVIG+PE/IA", "CS+PE/IA", "IVIG only", "IVIG+PE/IA", "PE/IA only</w:t>
      </w:r>
      <w:del w:id="151" w:author="雅卉 蒋" w:date="2025-08-17T17:08:00Z">
        <w:r w:rsidRPr="00F368F6" w:rsidDel="00781814">
          <w:rPr>
            <w:lang w:val="en-US"/>
          </w:rPr>
          <w:delText>"&gt;</w:delText>
        </w:r>
      </w:del>
      <w:ins w:id="152"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53" w:author="Michael Eyre" w:date="2025-08-14T18:24:00Z">
        <w:r w:rsidRPr="00F368F6" w:rsidDel="00F36932">
          <w:rPr>
            <w:lang w:val="en-US"/>
          </w:rPr>
          <w:delText xml:space="preserve">use </w:delText>
        </w:r>
      </w:del>
      <w:ins w:id="154" w:author="Michael Eyre" w:date="2025-08-14T18:24:00Z">
        <w:r w:rsidR="00F36932">
          <w:rPr>
            <w:lang w:val="en-US"/>
          </w:rPr>
          <w:t>initiation</w:t>
        </w:r>
        <w:r w:rsidR="00F36932" w:rsidRPr="00F368F6">
          <w:rPr>
            <w:lang w:val="en-US"/>
          </w:rPr>
          <w:t xml:space="preserve"> </w:t>
        </w:r>
      </w:ins>
      <w:r w:rsidRPr="00F368F6">
        <w:rPr>
          <w:lang w:val="en-US"/>
        </w:rPr>
        <w:t xml:space="preserve">of </w:t>
      </w:r>
      <w:ins w:id="155" w:author="Michael Eyre" w:date="2025-08-14T18:24:00Z">
        <w:r w:rsidR="00F36932">
          <w:rPr>
            <w:lang w:val="en-US"/>
          </w:rPr>
          <w:t>R</w:t>
        </w:r>
      </w:ins>
      <w:ins w:id="156" w:author="Michael Eyre" w:date="2025-08-14T18:23:00Z">
        <w:r w:rsidR="00F36932">
          <w:rPr>
            <w:lang w:val="en-US"/>
          </w:rPr>
          <w:t>ituximab (</w:t>
        </w:r>
      </w:ins>
      <w:r w:rsidRPr="00F368F6">
        <w:rPr>
          <w:lang w:val="en-US"/>
        </w:rPr>
        <w:t>RTX</w:t>
      </w:r>
      <w:ins w:id="157"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58" w:author="Michael Eyre" w:date="2025-08-14T18:24:00Z">
        <w:r w:rsidR="00F36932">
          <w:rPr>
            <w:lang w:val="en-US"/>
          </w:rPr>
          <w:t>initiation</w:t>
        </w:r>
        <w:r w:rsidR="00F36932" w:rsidRPr="00F368F6">
          <w:rPr>
            <w:lang w:val="en-US"/>
          </w:rPr>
          <w:t xml:space="preserve"> </w:t>
        </w:r>
      </w:ins>
      <w:del w:id="159" w:author="Michael Eyre" w:date="2025-08-14T18:24:00Z">
        <w:r w:rsidRPr="00F368F6" w:rsidDel="00F36932">
          <w:rPr>
            <w:lang w:val="en-US"/>
          </w:rPr>
          <w:delText xml:space="preserve">use </w:delText>
        </w:r>
      </w:del>
      <w:r w:rsidRPr="00F368F6">
        <w:rPr>
          <w:lang w:val="en-US"/>
        </w:rPr>
        <w:t xml:space="preserve">of </w:t>
      </w:r>
      <w:ins w:id="160" w:author="Michael Eyre" w:date="2025-08-14T18:24:00Z">
        <w:r w:rsidR="00F36932">
          <w:rPr>
            <w:lang w:val="en-US"/>
          </w:rPr>
          <w:t>C</w:t>
        </w:r>
      </w:ins>
      <w:ins w:id="161" w:author="Michael Eyre" w:date="2025-08-14T18:23:00Z">
        <w:r w:rsidR="00F36932">
          <w:rPr>
            <w:lang w:val="en-US"/>
          </w:rPr>
          <w:t>yclophosphamide (</w:t>
        </w:r>
      </w:ins>
      <w:r w:rsidRPr="00F368F6">
        <w:rPr>
          <w:lang w:val="en-US"/>
        </w:rPr>
        <w:t>CYC</w:t>
      </w:r>
      <w:ins w:id="162"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63" w:author="Michael Eyre" w:date="2025-08-14T18:24:00Z">
        <w:r w:rsidR="00F36932">
          <w:rPr>
            <w:lang w:val="en-US"/>
          </w:rPr>
          <w:t>initiation</w:t>
        </w:r>
        <w:r w:rsidR="00F36932" w:rsidRPr="00F368F6">
          <w:rPr>
            <w:lang w:val="en-US"/>
          </w:rPr>
          <w:t xml:space="preserve"> </w:t>
        </w:r>
      </w:ins>
      <w:del w:id="164" w:author="Michael Eyre" w:date="2025-08-14T18:24:00Z">
        <w:r w:rsidRPr="00F368F6" w:rsidDel="00F36932">
          <w:rPr>
            <w:lang w:val="en-US"/>
          </w:rPr>
          <w:delText xml:space="preserve">use </w:delText>
        </w:r>
      </w:del>
      <w:r w:rsidRPr="00F368F6">
        <w:rPr>
          <w:lang w:val="en-US"/>
        </w:rPr>
        <w:t>of Bortezomib</w:t>
      </w:r>
      <w:ins w:id="165"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of Tocilizumab</w:t>
      </w:r>
      <w:ins w:id="168"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 xml:space="preserve">of </w:t>
      </w:r>
      <w:ins w:id="171" w:author="Michael Eyre" w:date="2025-08-14T18:24:00Z">
        <w:r w:rsidR="00F36932">
          <w:rPr>
            <w:lang w:val="en-US"/>
          </w:rPr>
          <w:t>Mycophenolate Mof</w:t>
        </w:r>
      </w:ins>
      <w:ins w:id="172" w:author="Michael Eyre" w:date="2025-08-14T18:25:00Z">
        <w:r w:rsidR="00F36932">
          <w:rPr>
            <w:lang w:val="en-US"/>
          </w:rPr>
          <w:t>etil (</w:t>
        </w:r>
      </w:ins>
      <w:r w:rsidRPr="00F368F6">
        <w:rPr>
          <w:lang w:val="en-US"/>
        </w:rPr>
        <w:t>MMF</w:t>
      </w:r>
      <w:ins w:id="173" w:author="Michael Eyre" w:date="2025-08-14T18:25:00Z">
        <w:r w:rsidR="00F36932">
          <w:rPr>
            <w:lang w:val="en-US"/>
          </w:rPr>
          <w:t>)</w:t>
        </w:r>
      </w:ins>
      <w:r w:rsidRPr="00F368F6">
        <w:rPr>
          <w:lang w:val="en-US"/>
        </w:rPr>
        <w:t xml:space="preserve"> for any duration</w:t>
      </w:r>
      <w:ins w:id="174"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w:t>
      </w:r>
      <w:ins w:id="175" w:author="Michael Eyre" w:date="2025-08-14T18:24:00Z">
        <w:r w:rsidR="00F36932">
          <w:rPr>
            <w:lang w:val="en-US"/>
          </w:rPr>
          <w:t>initiation</w:t>
        </w:r>
        <w:r w:rsidR="00F36932" w:rsidRPr="00F368F6">
          <w:rPr>
            <w:lang w:val="en-US"/>
          </w:rPr>
          <w:t xml:space="preserve"> </w:t>
        </w:r>
      </w:ins>
      <w:del w:id="176" w:author="Michael Eyre" w:date="2025-08-14T18:24:00Z">
        <w:r w:rsidRPr="00F368F6" w:rsidDel="00F36932">
          <w:rPr>
            <w:lang w:val="en-US"/>
          </w:rPr>
          <w:delText xml:space="preserve">use </w:delText>
        </w:r>
      </w:del>
      <w:r w:rsidRPr="00F368F6">
        <w:rPr>
          <w:lang w:val="en-US"/>
        </w:rPr>
        <w:t xml:space="preserve">of </w:t>
      </w:r>
      <w:ins w:id="177" w:author="Michael Eyre" w:date="2025-08-14T18:25:00Z">
        <w:r w:rsidR="00F36932">
          <w:rPr>
            <w:lang w:val="en-US"/>
          </w:rPr>
          <w:t>Azathioprine (</w:t>
        </w:r>
      </w:ins>
      <w:r w:rsidRPr="00F368F6">
        <w:rPr>
          <w:lang w:val="en-US"/>
        </w:rPr>
        <w:t>AZA</w:t>
      </w:r>
      <w:ins w:id="178" w:author="Michael Eyre" w:date="2025-08-14T18:25:00Z">
        <w:r w:rsidR="00F36932">
          <w:rPr>
            <w:lang w:val="en-US"/>
          </w:rPr>
          <w:t>)</w:t>
        </w:r>
      </w:ins>
      <w:r w:rsidRPr="00F368F6">
        <w:rPr>
          <w:lang w:val="en-US"/>
        </w:rPr>
        <w:t xml:space="preserve"> for any duration</w:t>
      </w:r>
      <w:ins w:id="179"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w:t>
      </w:r>
      <w:ins w:id="180" w:author="Michael Eyre" w:date="2025-08-14T18:24:00Z">
        <w:r w:rsidR="00F36932">
          <w:rPr>
            <w:lang w:val="en-US"/>
          </w:rPr>
          <w:t>initiation</w:t>
        </w:r>
        <w:r w:rsidR="00F36932" w:rsidRPr="00F368F6">
          <w:rPr>
            <w:lang w:val="en-US"/>
          </w:rPr>
          <w:t xml:space="preserve"> </w:t>
        </w:r>
      </w:ins>
      <w:del w:id="181" w:author="Michael Eyre" w:date="2025-08-14T18:24:00Z">
        <w:r w:rsidRPr="00F368F6" w:rsidDel="00F36932">
          <w:rPr>
            <w:lang w:val="en-US"/>
          </w:rPr>
          <w:delText xml:space="preserve">use </w:delText>
        </w:r>
      </w:del>
      <w:r w:rsidRPr="00F368F6">
        <w:rPr>
          <w:lang w:val="en-US"/>
        </w:rPr>
        <w:t xml:space="preserve">of </w:t>
      </w:r>
      <w:ins w:id="182" w:author="Michael Eyre" w:date="2025-08-14T18:25:00Z">
        <w:r w:rsidR="00F36932">
          <w:rPr>
            <w:lang w:val="en-US"/>
          </w:rPr>
          <w:t>Methotrexate (</w:t>
        </w:r>
      </w:ins>
      <w:r w:rsidRPr="00F368F6">
        <w:rPr>
          <w:lang w:val="en-US"/>
        </w:rPr>
        <w:t>MTX</w:t>
      </w:r>
      <w:ins w:id="183" w:author="Michael Eyre" w:date="2025-08-14T18:25:00Z">
        <w:r w:rsidR="00F36932">
          <w:rPr>
            <w:lang w:val="en-US"/>
          </w:rPr>
          <w:t>)</w:t>
        </w:r>
      </w:ins>
      <w:r w:rsidRPr="00F368F6">
        <w:rPr>
          <w:lang w:val="en-US"/>
        </w:rPr>
        <w:t xml:space="preserve"> for any duration</w:t>
      </w:r>
      <w:ins w:id="184"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85" w:author="Michael Eyre" w:date="2025-08-14T18:25:00Z">
        <w:r w:rsidR="00F36932">
          <w:rPr>
            <w:lang w:val="en-US"/>
          </w:rPr>
          <w:t xml:space="preserve">initiation of </w:t>
        </w:r>
      </w:ins>
      <w:r w:rsidRPr="00F368F6">
        <w:rPr>
          <w:rFonts w:hint="eastAsia"/>
          <w:lang w:val="en-US"/>
        </w:rPr>
        <w:t xml:space="preserve">long-term steroids </w:t>
      </w:r>
      <w:del w:id="186"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87"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88"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9" w:author="Michael Eyre" w:date="2025-08-14T18:26:00Z">
        <w:r w:rsidR="00F36932">
          <w:rPr>
            <w:lang w:val="en-US"/>
          </w:rPr>
          <w:t xml:space="preserve"> at first disease event</w:t>
        </w:r>
      </w:ins>
    </w:p>
    <w:p w14:paraId="144D3A0A" w14:textId="77777777" w:rsidR="0045302B" w:rsidRPr="00F368F6" w:rsidRDefault="0045302B" w:rsidP="0045302B">
      <w:pPr>
        <w:rPr>
          <w:ins w:id="190" w:author="雅卉 蒋" w:date="2025-08-18T16:46:00Z"/>
          <w:lang w:val="en-US"/>
        </w:rPr>
      </w:pPr>
      <w:ins w:id="191" w:author="雅卉 蒋" w:date="2025-08-18T16:46:00Z">
        <w:r w:rsidRPr="00F368F6">
          <w:rPr>
            <w:lang w:val="en-US"/>
          </w:rPr>
          <w:t xml:space="preserve">- </w:t>
        </w:r>
        <w:proofErr w:type="spellStart"/>
        <w:r w:rsidRPr="00F368F6">
          <w:rPr>
            <w:lang w:val="en-US"/>
          </w:rPr>
          <w:t>MonthsToFU</w:t>
        </w:r>
        <w:proofErr w:type="spellEnd"/>
        <w:r w:rsidRPr="00F368F6">
          <w:rPr>
            <w:lang w:val="en-US"/>
          </w:rPr>
          <w:t>: number of months from onset of NMDARE to last follow-up (months)</w:t>
        </w:r>
      </w:ins>
    </w:p>
    <w:p w14:paraId="5BA54A7B" w14:textId="73CDCD50" w:rsidR="00F368F6" w:rsidRPr="00F368F6" w:rsidDel="00743F1F" w:rsidRDefault="00F368F6" w:rsidP="00F368F6">
      <w:pPr>
        <w:rPr>
          <w:del w:id="192" w:author="雅卉 蒋" w:date="2025-08-18T16:34:00Z"/>
          <w:lang w:val="en-US"/>
        </w:rPr>
      </w:pPr>
      <w:del w:id="193"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xml:space="preserve">: </w:t>
      </w:r>
      <w:proofErr w:type="spellStart"/>
      <w:r w:rsidRPr="00F368F6">
        <w:rPr>
          <w:lang w:val="en-US"/>
        </w:rPr>
        <w:t>mRS</w:t>
      </w:r>
      <w:proofErr w:type="spellEnd"/>
      <w:r w:rsidRPr="00F368F6">
        <w:rPr>
          <w:lang w:val="en-US"/>
        </w:rPr>
        <w:t xml:space="preserve">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4" w:author="Michael Eyre" w:date="2025-08-14T18:26:00Z">
        <w:r w:rsidRPr="00F368F6" w:rsidDel="00F36932">
          <w:rPr>
            <w:lang w:val="en-US"/>
          </w:rPr>
          <w:delText>anti-</w:delText>
        </w:r>
      </w:del>
      <w:r w:rsidRPr="00F368F6">
        <w:rPr>
          <w:lang w:val="en-US"/>
        </w:rPr>
        <w:t>NMDAR</w:t>
      </w:r>
      <w:ins w:id="195" w:author="Michael Eyre" w:date="2025-08-14T18:26:00Z">
        <w:r w:rsidR="00F36932">
          <w:rPr>
            <w:lang w:val="en-US"/>
          </w:rPr>
          <w:t>E</w:t>
        </w:r>
      </w:ins>
      <w:del w:id="196"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7" w:author="雅卉 蒋" w:date="2025-08-15T12:51:00Z"/>
          <w:moveTo w:id="198" w:author="雅卉 蒋" w:date="2025-08-15T12:07:00Z"/>
          <w:lang w:val="en-US"/>
        </w:rPr>
      </w:pPr>
      <w:moveToRangeStart w:id="199" w:author="雅卉 蒋" w:date="2025-08-15T12:07:00Z" w:name="move206152072"/>
      <w:moveTo w:id="200" w:author="雅卉 蒋" w:date="2025-08-15T12:07:00Z">
        <w:del w:id="201"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2" w:author="雅卉 蒋" w:date="2025-08-15T12:07:00Z">
          <w:r w:rsidRPr="00FB2D8D" w:rsidDel="00BC279D">
            <w:rPr>
              <w:lang w:val="en-US"/>
            </w:rPr>
            <w:delText xml:space="preserve"> </w:delText>
          </w:r>
          <w:r w:rsidDel="00BC279D">
            <w:rPr>
              <w:lang w:val="en-US"/>
            </w:rPr>
            <w:delText>(</w:delText>
          </w:r>
          <w:commentRangeStart w:id="203"/>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3"/>
          <w:r w:rsidDel="00BC279D">
            <w:rPr>
              <w:rStyle w:val="CommentReference"/>
            </w:rPr>
            <w:commentReference w:id="203"/>
          </w:r>
          <w:r w:rsidDel="00BC279D">
            <w:rPr>
              <w:lang w:val="en-US"/>
            </w:rPr>
            <w:delText>.)</w:delText>
          </w:r>
        </w:del>
        <w:del w:id="204"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5" w:author="雅卉 蒋" w:date="2025-08-15T12:51:00Z"/>
          <w:moveTo w:id="206" w:author="雅卉 蒋" w:date="2025-08-15T12:07:00Z"/>
          <w:lang w:val="en-US"/>
        </w:rPr>
      </w:pPr>
      <w:moveTo w:id="207" w:author="雅卉 蒋" w:date="2025-08-15T12:07:00Z">
        <w:del w:id="208"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09" w:author="雅卉 蒋" w:date="2025-08-15T12:51:00Z"/>
          <w:moveTo w:id="210" w:author="雅卉 蒋" w:date="2025-08-15T12:07:00Z"/>
          <w:lang w:val="en-US"/>
        </w:rPr>
      </w:pPr>
      <w:moveTo w:id="211" w:author="雅卉 蒋" w:date="2025-08-15T12:07:00Z">
        <w:del w:id="212"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3" w:author="雅卉 蒋" w:date="2025-08-15T12:51:00Z"/>
          <w:moveTo w:id="214" w:author="雅卉 蒋" w:date="2025-08-15T12:07:00Z"/>
          <w:lang w:val="en-US"/>
        </w:rPr>
      </w:pPr>
      <w:moveTo w:id="215" w:author="雅卉 蒋" w:date="2025-08-15T12:07:00Z">
        <w:del w:id="216"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7" w:author="雅卉 蒋" w:date="2025-08-15T12:51:00Z"/>
          <w:moveTo w:id="218" w:author="雅卉 蒋" w:date="2025-08-15T12:07:00Z"/>
          <w:lang w:val="en-US"/>
        </w:rPr>
      </w:pPr>
      <w:moveTo w:id="219" w:author="雅卉 蒋" w:date="2025-08-15T12:07:00Z">
        <w:del w:id="220"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1" w:author="雅卉 蒋" w:date="2025-08-15T12:51:00Z"/>
          <w:moveTo w:id="222" w:author="雅卉 蒋" w:date="2025-08-15T12:07:00Z"/>
          <w:lang w:val="en-US"/>
        </w:rPr>
      </w:pPr>
      <w:moveTo w:id="223" w:author="雅卉 蒋" w:date="2025-08-15T12:07:00Z">
        <w:del w:id="224"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5" w:author="雅卉 蒋" w:date="2025-08-15T12:51:00Z"/>
          <w:moveTo w:id="226" w:author="雅卉 蒋" w:date="2025-08-15T12:07:00Z"/>
          <w:lang w:val="en-US"/>
        </w:rPr>
      </w:pPr>
      <w:moveTo w:id="227" w:author="雅卉 蒋" w:date="2025-08-15T12:07:00Z">
        <w:del w:id="228"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29" w:author="雅卉 蒋" w:date="2025-08-15T12:51:00Z"/>
          <w:moveTo w:id="230" w:author="雅卉 蒋" w:date="2025-08-15T12:07:00Z"/>
          <w:lang w:val="en-US"/>
        </w:rPr>
      </w:pPr>
      <w:moveTo w:id="231" w:author="雅卉 蒋" w:date="2025-08-15T12:07:00Z">
        <w:del w:id="232"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3" w:author="雅卉 蒋" w:date="2025-08-15T12:51:00Z"/>
          <w:moveTo w:id="234" w:author="雅卉 蒋" w:date="2025-08-15T12:07:00Z"/>
          <w:lang w:val="en-US"/>
        </w:rPr>
      </w:pPr>
      <w:moveTo w:id="235" w:author="雅卉 蒋" w:date="2025-08-15T12:07:00Z">
        <w:del w:id="236" w:author="雅卉 蒋" w:date="2025-08-15T12:51:00Z">
          <w:r w:rsidDel="0024006F">
            <w:rPr>
              <w:lang w:val="en-US"/>
            </w:rPr>
            <w:delText>6 -</w:delText>
          </w:r>
          <w:r w:rsidRPr="00417B72" w:rsidDel="0024006F">
            <w:rPr>
              <w:lang w:val="en-US"/>
            </w:rPr>
            <w:delText xml:space="preserve"> Dead</w:delText>
          </w:r>
        </w:del>
      </w:moveTo>
    </w:p>
    <w:moveToRangeEnd w:id="199"/>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7" w:author="雅卉 蒋" w:date="2025-08-17T21:03:00Z">
        <w:r w:rsidRPr="00F368F6" w:rsidDel="00FB2754">
          <w:rPr>
            <w:lang w:val="en-US"/>
          </w:rPr>
          <w:delText>. E</w:delText>
        </w:r>
      </w:del>
      <w:ins w:id="238" w:author="雅卉 蒋" w:date="2025-08-17T21:03:00Z">
        <w:r w:rsidR="00FB2754">
          <w:rPr>
            <w:lang w:val="en-US"/>
          </w:rPr>
          <w:t>, where e</w:t>
        </w:r>
      </w:ins>
      <w:r w:rsidRPr="00F368F6">
        <w:rPr>
          <w:lang w:val="en-US"/>
        </w:rPr>
        <w:t>ach patient should be a dictionary with these fields</w:t>
      </w:r>
      <w:ins w:id="239" w:author="雅卉 蒋" w:date="2025-08-17T21:02:00Z">
        <w:r w:rsidR="00FB2754">
          <w:rPr>
            <w:lang w:val="en-US"/>
          </w:rPr>
          <w:t xml:space="preserve">. Only output </w:t>
        </w:r>
      </w:ins>
      <w:ins w:id="240" w:author="雅卉 蒋" w:date="2025-08-17T21:03:00Z">
        <w:r w:rsidR="00FB2754">
          <w:rPr>
            <w:lang w:val="en-US"/>
          </w:rPr>
          <w:t>the JSON list and do not include any extra text</w:t>
        </w:r>
      </w:ins>
      <w:ins w:id="241" w:author="雅卉 蒋" w:date="2025-08-17T21:04:00Z">
        <w:r w:rsidR="00FB2754">
          <w:rPr>
            <w:lang w:val="en-US"/>
          </w:rPr>
          <w:t xml:space="preserve"> or explanation</w:t>
        </w:r>
      </w:ins>
      <w:r w:rsidRPr="00F368F6">
        <w:rPr>
          <w:lang w:val="en-US"/>
        </w:rPr>
        <w:t>.</w:t>
      </w:r>
      <w:del w:id="242" w:author="雅卉 蒋" w:date="2025-08-17T21:02:00Z">
        <w:r w:rsidRPr="00F368F6" w:rsidDel="00FB2754">
          <w:rPr>
            <w:lang w:val="en-US"/>
          </w:rPr>
          <w:delText xml:space="preserve"> </w:delText>
        </w:r>
      </w:del>
      <w:del w:id="243"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4" w:author="雅卉 蒋" w:date="2025-08-17T16:57:00Z">
        <w:r w:rsidRPr="00F368F6" w:rsidDel="00CD66D8">
          <w:rPr>
            <w:lang w:val="en-US"/>
          </w:rPr>
          <w:delText xml:space="preserve">Male encoded as 0, </w:delText>
        </w:r>
      </w:del>
      <w:r w:rsidRPr="00F368F6">
        <w:rPr>
          <w:lang w:val="en-US"/>
        </w:rPr>
        <w:t>Female encoded as 1</w:t>
      </w:r>
      <w:ins w:id="245"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w:t>
      </w:r>
      <w:proofErr w:type="spellStart"/>
      <w:r w:rsidRPr="00F368F6">
        <w:rPr>
          <w:lang w:val="en-US"/>
        </w:rPr>
        <w:t>SpeechDys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w:t>
      </w:r>
      <w:proofErr w:type="spellStart"/>
      <w:r w:rsidRPr="00F368F6">
        <w:rPr>
          <w:lang w:val="en-US"/>
        </w:rPr>
        <w:t>MvmtDis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w:t>
      </w:r>
      <w:proofErr w:type="spellStart"/>
      <w:r w:rsidRPr="00F368F6">
        <w:rPr>
          <w:lang w:val="en-US"/>
        </w:rPr>
        <w:t>BrainstemDys</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w:t>
      </w:r>
      <w:proofErr w:type="spellStart"/>
      <w:r w:rsidRPr="00F368F6">
        <w:rPr>
          <w:lang w:val="en-US"/>
        </w:rPr>
        <w:t>BehCogImp</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t>
      </w:r>
      <w:proofErr w:type="spellStart"/>
      <w:r w:rsidRPr="00F368F6">
        <w:rPr>
          <w:lang w:val="en-US"/>
        </w:rPr>
        <w:t>WorstMRSAcute</w:t>
      </w:r>
      <w:proofErr w:type="spellEnd"/>
      <w:r w:rsidRPr="00F368F6">
        <w:rPr>
          <w:lang w:val="en-US"/>
        </w:rPr>
        <w:t>":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w:t>
      </w:r>
      <w:proofErr w:type="spellStart"/>
      <w:r w:rsidRPr="00F368F6">
        <w:rPr>
          <w:lang w:val="en-US"/>
        </w:rPr>
        <w:t>EEGSlow</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w:t>
      </w:r>
      <w:proofErr w:type="spellStart"/>
      <w:r w:rsidRPr="00F368F6">
        <w:rPr>
          <w:lang w:val="en-US"/>
        </w:rPr>
        <w:t>EEGDeltaBrush</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w:t>
      </w:r>
      <w:proofErr w:type="spellStart"/>
      <w:r w:rsidRPr="00F368F6">
        <w:rPr>
          <w:lang w:val="en-US"/>
        </w:rPr>
        <w:t>EEGEpileptiform</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w:t>
      </w:r>
      <w:proofErr w:type="spellStart"/>
      <w:r w:rsidRPr="00F368F6">
        <w:rPr>
          <w:lang w:val="en-US"/>
        </w:rPr>
        <w:t>CSFPleo</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w:t>
      </w:r>
      <w:proofErr w:type="spellStart"/>
      <w:r w:rsidRPr="00F368F6">
        <w:rPr>
          <w:lang w:val="en-US"/>
        </w:rPr>
        <w:t>CSFWBCQuant</w:t>
      </w:r>
      <w:proofErr w:type="spellEnd"/>
      <w:r w:rsidRPr="00F368F6">
        <w:rPr>
          <w:lang w:val="en-US"/>
        </w:rPr>
        <w:t>": &lt;Numeric: integer&gt;,</w:t>
      </w:r>
    </w:p>
    <w:p w14:paraId="52C597FA" w14:textId="77777777" w:rsidR="00F368F6" w:rsidRPr="00F368F6" w:rsidRDefault="00F368F6" w:rsidP="00F368F6">
      <w:pPr>
        <w:rPr>
          <w:lang w:val="en-US"/>
        </w:rPr>
      </w:pPr>
      <w:r w:rsidRPr="00F368F6">
        <w:rPr>
          <w:lang w:val="en-US"/>
        </w:rPr>
        <w:t xml:space="preserve">    "</w:t>
      </w:r>
      <w:proofErr w:type="spellStart"/>
      <w:r w:rsidRPr="00F368F6">
        <w:rPr>
          <w:lang w:val="en-US"/>
        </w:rPr>
        <w:t>AbnMRIBrain</w:t>
      </w:r>
      <w:proofErr w:type="spellEnd"/>
      <w:r w:rsidRPr="00F368F6">
        <w:rPr>
          <w:lang w:val="en-US"/>
        </w:rPr>
        <w:t>": &lt;Binary: Abnormal encoded as 1, Normal encoded as 0&gt;,</w:t>
      </w:r>
    </w:p>
    <w:p w14:paraId="0164436A" w14:textId="77777777" w:rsidR="00F368F6" w:rsidRPr="00F368F6" w:rsidRDefault="00F368F6" w:rsidP="00F368F6">
      <w:pPr>
        <w:rPr>
          <w:lang w:val="en-US"/>
        </w:rPr>
      </w:pPr>
      <w:r w:rsidRPr="00F368F6">
        <w:rPr>
          <w:lang w:val="en-US"/>
        </w:rPr>
        <w:t xml:space="preserve">    "</w:t>
      </w:r>
      <w:proofErr w:type="spellStart"/>
      <w:r w:rsidRPr="00F368F6">
        <w:rPr>
          <w:lang w:val="en-US"/>
        </w:rPr>
        <w:t>Tumour</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w:t>
      </w:r>
      <w:proofErr w:type="spellStart"/>
      <w:r w:rsidRPr="00F368F6">
        <w:rPr>
          <w:lang w:val="en-US"/>
        </w:rPr>
        <w:t>DaysToIT</w:t>
      </w:r>
      <w:proofErr w:type="spellEnd"/>
      <w:r w:rsidRPr="00F368F6">
        <w:rPr>
          <w:lang w:val="en-US"/>
        </w:rPr>
        <w: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ITMaintenanceMMF</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ITMaintenanceAZA</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w:t>
      </w:r>
      <w:proofErr w:type="spellStart"/>
      <w:r w:rsidRPr="00F368F6">
        <w:rPr>
          <w:lang w:val="en-US"/>
        </w:rPr>
        <w:t>ITMaintenanceMTX</w:t>
      </w:r>
      <w:proofErr w:type="spellEnd"/>
      <w:r w:rsidRPr="00F368F6">
        <w:rPr>
          <w:lang w:val="en-US"/>
        </w:rPr>
        <w:t xml:space="preserve">":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w:t>
      </w:r>
      <w:proofErr w:type="spellStart"/>
      <w:r w:rsidRPr="00F368F6">
        <w:rPr>
          <w:lang w:val="en-US"/>
        </w:rPr>
        <w:t>MonthsToFU</w:t>
      </w:r>
      <w:proofErr w:type="spellEnd"/>
      <w:r w:rsidRPr="00F368F6">
        <w:rPr>
          <w:lang w:val="en-US"/>
        </w:rPr>
        <w:t>": &lt;Numeric: float&gt;,</w:t>
      </w:r>
    </w:p>
    <w:p w14:paraId="2B444237" w14:textId="77777777" w:rsidR="00F368F6" w:rsidRPr="00F368F6" w:rsidRDefault="00F368F6" w:rsidP="00F368F6">
      <w:pPr>
        <w:rPr>
          <w:lang w:val="en-US"/>
        </w:rPr>
      </w:pPr>
      <w:r w:rsidRPr="00F368F6">
        <w:rPr>
          <w:lang w:val="en-US"/>
        </w:rPr>
        <w:t xml:space="preserve">    "</w:t>
      </w:r>
      <w:proofErr w:type="spellStart"/>
      <w:r w:rsidRPr="00F368F6">
        <w:rPr>
          <w:lang w:val="en-US"/>
        </w:rPr>
        <w:t>FinalMRS</w:t>
      </w:r>
      <w:proofErr w:type="spellEnd"/>
      <w:r w:rsidRPr="00F368F6">
        <w:rPr>
          <w:lang w:val="en-US"/>
        </w:rPr>
        <w:t>":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6" w:author="雅卉 蒋" w:date="2025-08-18T16:18:00Z"/>
          <w:lang w:val="en-US"/>
        </w:rPr>
      </w:pPr>
    </w:p>
    <w:p w14:paraId="21EDB405" w14:textId="6BC96152" w:rsidR="00FB2D8D" w:rsidDel="00000DD2" w:rsidRDefault="00FB2D8D" w:rsidP="00FB2D8D">
      <w:pPr>
        <w:pStyle w:val="ListParagraph"/>
        <w:numPr>
          <w:ilvl w:val="0"/>
          <w:numId w:val="1"/>
        </w:numPr>
        <w:rPr>
          <w:del w:id="247" w:author="雅卉 蒋" w:date="2025-08-18T16:18:00Z"/>
          <w:sz w:val="28"/>
          <w:szCs w:val="28"/>
          <w:lang w:val="en-US"/>
        </w:rPr>
      </w:pPr>
      <w:del w:id="248"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49" w:author="雅卉 蒋" w:date="2025-08-15T12:09:00Z"/>
          <w:sz w:val="28"/>
          <w:szCs w:val="28"/>
          <w:lang w:val="en-US"/>
        </w:rPr>
      </w:pPr>
      <w:del w:id="250"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1" w:author="雅卉 蒋" w:date="2025-08-15T12:09:00Z"/>
          <w:moveFrom w:id="252" w:author="雅卉 蒋" w:date="2025-08-15T12:07:00Z"/>
          <w:lang w:val="en-US"/>
        </w:rPr>
      </w:pPr>
      <w:moveFromRangeStart w:id="253" w:author="雅卉 蒋" w:date="2025-08-15T12:07:00Z" w:name="move206152072"/>
      <w:moveFrom w:id="254" w:author="雅卉 蒋" w:date="2025-08-15T12:07:00Z">
        <w:del w:id="255"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6"/>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6"/>
          <w:r w:rsidR="00F36932" w:rsidDel="00BC279D">
            <w:rPr>
              <w:rStyle w:val="CommentReference"/>
            </w:rPr>
            <w:commentReference w:id="256"/>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7" w:author="雅卉 蒋" w:date="2025-08-15T12:09:00Z"/>
          <w:moveFrom w:id="258" w:author="雅卉 蒋" w:date="2025-08-15T12:07:00Z"/>
          <w:lang w:val="en-US"/>
        </w:rPr>
      </w:pPr>
      <w:moveFrom w:id="259" w:author="雅卉 蒋" w:date="2025-08-15T12:07:00Z">
        <w:del w:id="260"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1" w:author="雅卉 蒋" w:date="2025-08-15T12:09:00Z"/>
          <w:moveFrom w:id="262" w:author="雅卉 蒋" w:date="2025-08-15T12:07:00Z"/>
          <w:lang w:val="en-US"/>
        </w:rPr>
      </w:pPr>
      <w:moveFrom w:id="263" w:author="雅卉 蒋" w:date="2025-08-15T12:07:00Z">
        <w:del w:id="264"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5" w:author="雅卉 蒋" w:date="2025-08-15T12:09:00Z"/>
          <w:moveFrom w:id="266" w:author="雅卉 蒋" w:date="2025-08-15T12:07:00Z"/>
          <w:lang w:val="en-US"/>
        </w:rPr>
      </w:pPr>
      <w:moveFrom w:id="267" w:author="雅卉 蒋" w:date="2025-08-15T12:07:00Z">
        <w:del w:id="268"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69" w:author="雅卉 蒋" w:date="2025-08-15T12:09:00Z"/>
          <w:moveFrom w:id="270" w:author="雅卉 蒋" w:date="2025-08-15T12:07:00Z"/>
          <w:lang w:val="en-US"/>
        </w:rPr>
      </w:pPr>
      <w:moveFrom w:id="271" w:author="雅卉 蒋" w:date="2025-08-15T12:07:00Z">
        <w:del w:id="272"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3" w:author="雅卉 蒋" w:date="2025-08-15T12:09:00Z"/>
          <w:moveFrom w:id="274" w:author="雅卉 蒋" w:date="2025-08-15T12:07:00Z"/>
          <w:lang w:val="en-US"/>
        </w:rPr>
      </w:pPr>
      <w:moveFrom w:id="275" w:author="雅卉 蒋" w:date="2025-08-15T12:07:00Z">
        <w:del w:id="276"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7" w:author="雅卉 蒋" w:date="2025-08-15T12:09:00Z"/>
          <w:moveFrom w:id="278" w:author="雅卉 蒋" w:date="2025-08-15T12:07:00Z"/>
          <w:lang w:val="en-US"/>
        </w:rPr>
      </w:pPr>
      <w:moveFrom w:id="279" w:author="雅卉 蒋" w:date="2025-08-15T12:07:00Z">
        <w:del w:id="280"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1" w:author="雅卉 蒋" w:date="2025-08-15T12:09:00Z"/>
          <w:moveFrom w:id="282" w:author="雅卉 蒋" w:date="2025-08-15T12:07:00Z"/>
          <w:lang w:val="en-US"/>
        </w:rPr>
      </w:pPr>
      <w:moveFrom w:id="283" w:author="雅卉 蒋" w:date="2025-08-15T12:07:00Z">
        <w:del w:id="284"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5" w:author="雅卉 蒋" w:date="2025-08-15T12:09:00Z"/>
          <w:moveFrom w:id="286" w:author="雅卉 蒋" w:date="2025-08-15T12:07:00Z"/>
          <w:lang w:val="en-US"/>
        </w:rPr>
      </w:pPr>
      <w:moveFrom w:id="287" w:author="雅卉 蒋" w:date="2025-08-15T12:07:00Z">
        <w:del w:id="288" w:author="雅卉 蒋" w:date="2025-08-15T12:09:00Z">
          <w:r w:rsidDel="00BC279D">
            <w:rPr>
              <w:lang w:val="en-US"/>
            </w:rPr>
            <w:delText>6 -</w:delText>
          </w:r>
          <w:r w:rsidR="00FB2D8D" w:rsidRPr="00417B72" w:rsidDel="00BC279D">
            <w:rPr>
              <w:lang w:val="en-US"/>
            </w:rPr>
            <w:delText xml:space="preserve"> Dead</w:delText>
          </w:r>
        </w:del>
      </w:moveFrom>
    </w:p>
    <w:moveFromRangeEnd w:id="253"/>
    <w:p w14:paraId="1054AA35" w14:textId="318BDEB9" w:rsidR="00417B72" w:rsidDel="00BC279D" w:rsidRDefault="00417B72" w:rsidP="00417B72">
      <w:pPr>
        <w:pStyle w:val="ListParagraph"/>
        <w:numPr>
          <w:ilvl w:val="0"/>
          <w:numId w:val="5"/>
        </w:numPr>
        <w:rPr>
          <w:del w:id="289" w:author="雅卉 蒋" w:date="2025-08-15T12:09:00Z"/>
          <w:sz w:val="28"/>
          <w:szCs w:val="28"/>
          <w:lang w:val="en-US"/>
        </w:rPr>
      </w:pPr>
      <w:del w:id="290"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91" w:author="雅卉 蒋" w:date="2025-08-15T10:59:00Z"/>
          <w:lang w:val="en-US"/>
        </w:rPr>
      </w:pPr>
      <w:del w:id="292"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3"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4"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5" w:author="雅卉 蒋" w:date="2025-08-18T16:18:00Z"/>
          <w:lang w:val="en-US"/>
        </w:rPr>
      </w:pPr>
    </w:p>
    <w:p w14:paraId="4AA8A2FD" w14:textId="7A4B8224" w:rsidR="00417B72" w:rsidRPr="00417B72" w:rsidDel="00000DD2" w:rsidRDefault="006722B9" w:rsidP="00417B72">
      <w:pPr>
        <w:rPr>
          <w:del w:id="296" w:author="雅卉 蒋" w:date="2025-08-18T16:18:00Z"/>
          <w:lang w:val="en-US"/>
        </w:rPr>
      </w:pPr>
      <w:del w:id="297"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8" w:author="雅卉 蒋" w:date="2025-08-18T16:18:00Z"/>
          <w:lang w:val="en-US"/>
        </w:rPr>
      </w:pPr>
      <w:del w:id="299"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00" w:author="雅卉 蒋" w:date="2025-08-18T16:18:00Z"/>
          <w:lang w:val="en-US"/>
        </w:rPr>
      </w:pPr>
      <w:del w:id="301"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2" w:author="雅卉 蒋" w:date="2025-08-18T16:18:00Z"/>
          <w:lang w:val="en-US"/>
        </w:rPr>
      </w:pPr>
      <w:del w:id="303"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4" w:author="雅卉 蒋" w:date="2025-08-18T16:18:00Z"/>
          <w:lang w:val="en-US"/>
        </w:rPr>
      </w:pPr>
      <w:del w:id="305"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6" w:author="雅卉 蒋" w:date="2025-08-18T16:18:00Z"/>
          <w:lang w:val="en-US"/>
        </w:rPr>
      </w:pPr>
      <w:del w:id="307"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8" w:author="雅卉 蒋" w:date="2025-08-18T16:18:00Z"/>
          <w:lang w:val="en-US"/>
        </w:rPr>
      </w:pPr>
      <w:del w:id="309"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10" w:author="雅卉 蒋" w:date="2025-08-18T16:18:00Z"/>
          <w:lang w:val="en-US"/>
        </w:rPr>
      </w:pPr>
      <w:del w:id="311"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2" w:author="雅卉 蒋" w:date="2025-08-18T16:18:00Z"/>
          <w:lang w:val="en-US"/>
        </w:rPr>
      </w:pPr>
      <w:del w:id="313"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4" w:author="雅卉 蒋" w:date="2025-08-18T16:18:00Z"/>
          <w:lang w:val="en-US"/>
        </w:rPr>
      </w:pPr>
      <w:del w:id="315"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6" w:author="雅卉 蒋" w:date="2025-08-18T16:18:00Z"/>
          <w:lang w:val="en-US"/>
        </w:rPr>
      </w:pPr>
      <w:del w:id="317"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8" w:author="雅卉 蒋" w:date="2025-08-18T16:18:00Z"/>
          <w:lang w:val="en-US"/>
        </w:rPr>
      </w:pPr>
      <w:del w:id="319"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20" w:author="雅卉 蒋" w:date="2025-08-18T16:18:00Z"/>
          <w:lang w:val="en-US"/>
        </w:rPr>
      </w:pPr>
      <w:del w:id="321"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2" w:author="雅卉 蒋" w:date="2025-08-18T16:18:00Z"/>
          <w:lang w:val="en-US"/>
        </w:rPr>
      </w:pPr>
      <w:del w:id="323"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4" w:author="雅卉 蒋" w:date="2025-08-18T16:18:00Z"/>
          <w:lang w:val="en-US"/>
        </w:rPr>
      </w:pPr>
      <w:del w:id="325"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6" w:author="雅卉 蒋" w:date="2025-08-18T16:18:00Z"/>
          <w:lang w:val="en-US"/>
        </w:rPr>
      </w:pPr>
      <w:del w:id="327"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8" w:author="雅卉 蒋" w:date="2025-08-18T16:18:00Z"/>
          <w:lang w:val="en-US"/>
        </w:rPr>
      </w:pPr>
      <w:del w:id="329"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30" w:author="雅卉 蒋" w:date="2025-08-18T16:18:00Z"/>
          <w:lang w:val="en-US"/>
        </w:rPr>
      </w:pPr>
      <w:del w:id="331"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2" w:author="雅卉 蒋" w:date="2025-08-18T16:18:00Z"/>
          <w:lang w:val="en-US"/>
        </w:rPr>
      </w:pPr>
      <w:del w:id="333"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6" w:author="雅卉 蒋" w:date="2025-08-18T16:18:00Z"/>
          <w:lang w:val="en-US"/>
        </w:rPr>
      </w:pPr>
      <w:del w:id="347"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8" w:author="雅卉 蒋" w:date="2025-08-18T16:18:00Z"/>
          <w:lang w:val="en-US"/>
        </w:rPr>
      </w:pPr>
      <w:del w:id="349"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50" w:author="雅卉 蒋" w:date="2025-08-18T16:18:00Z"/>
          <w:lang w:val="en-US"/>
        </w:rPr>
      </w:pPr>
    </w:p>
    <w:p w14:paraId="752E5D8E" w14:textId="67A2ED1E" w:rsidR="00FB2D8D" w:rsidRPr="00094CBE" w:rsidDel="00000DD2" w:rsidRDefault="00FB2D8D" w:rsidP="00FB2D8D">
      <w:pPr>
        <w:pStyle w:val="ListParagraph"/>
        <w:numPr>
          <w:ilvl w:val="0"/>
          <w:numId w:val="1"/>
        </w:numPr>
        <w:rPr>
          <w:del w:id="351" w:author="雅卉 蒋" w:date="2025-08-18T16:18:00Z"/>
          <w:sz w:val="28"/>
          <w:szCs w:val="28"/>
          <w:lang w:val="en-US"/>
        </w:rPr>
      </w:pPr>
      <w:del w:id="352"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3" w:author="雅卉 蒋" w:date="2025-08-18T16:18:00Z"/>
          <w:lang w:val="en-US"/>
        </w:rPr>
      </w:pPr>
      <w:del w:id="354"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5" w:author="雅卉 蒋" w:date="2025-08-18T16:18:00Z"/>
          <w:lang w:val="en-US"/>
        </w:rPr>
      </w:pPr>
      <w:del w:id="356"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7" w:author="雅卉 蒋" w:date="2025-08-18T16:18:00Z"/>
          <w:lang w:val="en-US"/>
        </w:rPr>
      </w:pPr>
      <w:del w:id="358"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59" w:author="雅卉 蒋" w:date="2025-08-18T16:18:00Z"/>
          <w:lang w:val="en-US"/>
        </w:rPr>
      </w:pPr>
      <w:del w:id="360"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61" w:author="雅卉 蒋" w:date="2025-08-18T16:18:00Z"/>
          <w:lang w:val="en-US"/>
        </w:rPr>
      </w:pPr>
      <w:del w:id="362"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3" w:author="雅卉 蒋" w:date="2025-08-18T16:18:00Z"/>
          <w:lang w:val="en-US"/>
        </w:rPr>
      </w:pPr>
      <w:del w:id="364"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5" w:author="雅卉 蒋" w:date="2025-08-18T16:18:00Z"/>
          <w:lang w:val="en-US"/>
        </w:rPr>
      </w:pPr>
    </w:p>
    <w:p w14:paraId="5F244FFA" w14:textId="74D47056" w:rsidR="00FE60F8" w:rsidDel="00000DD2" w:rsidRDefault="00D207AD" w:rsidP="00FE60F8">
      <w:pPr>
        <w:rPr>
          <w:del w:id="366" w:author="雅卉 蒋" w:date="2025-08-18T16:18:00Z"/>
          <w:lang w:val="en-US"/>
        </w:rPr>
      </w:pPr>
      <w:del w:id="367"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8" w:author="雅卉 蒋" w:date="2025-08-18T16:18:00Z"/>
          <w:lang w:val="en-US"/>
        </w:rPr>
      </w:pPr>
      <w:del w:id="369"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70" w:author="雅卉 蒋" w:date="2025-08-18T16:18:00Z"/>
          <w:lang w:val="en-US"/>
        </w:rPr>
      </w:pPr>
      <w:del w:id="371"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2" w:author="雅卉 蒋" w:date="2025-08-18T16:18:00Z"/>
          <w:lang w:val="en-US"/>
        </w:rPr>
      </w:pPr>
      <w:del w:id="37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4" w:author="雅卉 蒋" w:date="2025-08-18T16:18:00Z"/>
          <w:lang w:val="en-US"/>
        </w:rPr>
      </w:pPr>
      <w:del w:id="375"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6" w:author="雅卉 蒋" w:date="2025-08-18T16:18:00Z"/>
          <w:lang w:val="en-US"/>
        </w:rPr>
      </w:pPr>
      <w:del w:id="37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8" w:author="雅卉 蒋" w:date="2025-08-15T13:28:00Z">
        <w:r w:rsidRPr="00214784" w:rsidDel="00BC2EAE">
          <w:rPr>
            <w:lang w:val="en-US"/>
          </w:rPr>
          <w:delText>n</w:delText>
        </w:r>
      </w:del>
      <w:del w:id="379"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80" w:author="雅卉 蒋" w:date="2025-08-18T16:18:00Z"/>
          <w:lang w:val="en-US"/>
        </w:rPr>
      </w:pPr>
    </w:p>
    <w:p w14:paraId="64597F06" w14:textId="76B1E346" w:rsidR="007C5169" w:rsidDel="00000DD2" w:rsidRDefault="007C5169" w:rsidP="00FB2D8D">
      <w:pPr>
        <w:pStyle w:val="ListParagraph"/>
        <w:numPr>
          <w:ilvl w:val="0"/>
          <w:numId w:val="1"/>
        </w:numPr>
        <w:rPr>
          <w:del w:id="381" w:author="雅卉 蒋" w:date="2025-08-18T16:18:00Z"/>
          <w:sz w:val="28"/>
          <w:szCs w:val="28"/>
          <w:lang w:val="en-US"/>
        </w:rPr>
      </w:pPr>
      <w:commentRangeStart w:id="382"/>
      <w:del w:id="383"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4"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5" w:author="雅卉 蒋" w:date="2025-08-15T12:01:00Z">
        <w:r w:rsidR="008027CB" w:rsidDel="00BC279D">
          <w:rPr>
            <w:lang w:val="en-US"/>
          </w:rPr>
          <w:delText>.</w:delText>
        </w:r>
        <w:commentRangeEnd w:id="382"/>
        <w:r w:rsidR="00F36932" w:rsidDel="00BC279D">
          <w:rPr>
            <w:rStyle w:val="CommentReference"/>
          </w:rPr>
          <w:commentReference w:id="382"/>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3"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6"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2"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5302B"/>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2946</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2025-08-18T15:46:00Z</dcterms:modified>
</cp:coreProperties>
</file>