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387D0442" w:rsidR="00B40A48" w:rsidRPr="00FB2D8D" w:rsidDel="00743F1F" w:rsidRDefault="00B40A48">
      <w:pPr>
        <w:rPr>
          <w:del w:id="0" w:author="雅卉 蒋" w:date="2025-08-18T16:31:00Z"/>
          <w:sz w:val="36"/>
          <w:szCs w:val="36"/>
          <w:lang w:val="en-US"/>
        </w:rPr>
      </w:pPr>
      <w:del w:id="1" w:author="雅卉 蒋" w:date="2025-08-18T16:31:00Z">
        <w:r w:rsidRPr="00FB2D8D" w:rsidDel="00743F1F">
          <w:rPr>
            <w:sz w:val="36"/>
            <w:szCs w:val="36"/>
            <w:lang w:val="en-US"/>
          </w:rPr>
          <w:delText>Prom</w:delText>
        </w:r>
        <w:r w:rsidR="00FB2D8D" w:rsidDel="00743F1F">
          <w:rPr>
            <w:sz w:val="36"/>
            <w:szCs w:val="36"/>
            <w:lang w:val="en-US"/>
          </w:rPr>
          <w:delText>p</w:delText>
        </w:r>
        <w:r w:rsidRPr="00FB2D8D" w:rsidDel="00743F1F">
          <w:rPr>
            <w:sz w:val="36"/>
            <w:szCs w:val="36"/>
            <w:lang w:val="en-US"/>
          </w:rPr>
          <w:delText>t</w:delText>
        </w:r>
      </w:del>
    </w:p>
    <w:p w14:paraId="7C1E90B4" w14:textId="2F191E69" w:rsidR="00B40A48" w:rsidDel="00743F1F" w:rsidRDefault="00B40A48">
      <w:pPr>
        <w:rPr>
          <w:del w:id="2" w:author="雅卉 蒋" w:date="2025-08-18T16:31:00Z"/>
          <w:lang w:val="en-US"/>
        </w:rPr>
      </w:pPr>
    </w:p>
    <w:p w14:paraId="3BA23DD4" w14:textId="25594DA7" w:rsidR="00B40A48" w:rsidRPr="00FB2D8D" w:rsidDel="00743F1F" w:rsidRDefault="00B40A48" w:rsidP="00FB2D8D">
      <w:pPr>
        <w:pStyle w:val="ListParagraph"/>
        <w:numPr>
          <w:ilvl w:val="0"/>
          <w:numId w:val="1"/>
        </w:numPr>
        <w:rPr>
          <w:del w:id="3" w:author="雅卉 蒋" w:date="2025-08-18T16:31:00Z"/>
          <w:sz w:val="28"/>
          <w:szCs w:val="28"/>
          <w:lang w:val="en-US"/>
        </w:rPr>
      </w:pPr>
      <w:del w:id="4" w:author="雅卉 蒋" w:date="2025-08-18T16:31:00Z">
        <w:r w:rsidRPr="00FB2D8D" w:rsidDel="00743F1F">
          <w:rPr>
            <w:sz w:val="28"/>
            <w:szCs w:val="28"/>
            <w:lang w:val="en-US"/>
          </w:rPr>
          <w:delText>Initial:</w:delText>
        </w:r>
        <w:r w:rsidR="00FB2D8D" w:rsidDel="00743F1F">
          <w:rPr>
            <w:sz w:val="28"/>
            <w:szCs w:val="28"/>
            <w:lang w:val="en-US"/>
          </w:rPr>
          <w:delText xml:space="preserve"> (</w:delText>
        </w:r>
        <w:r w:rsidR="00FB2D8D" w:rsidRPr="00FB2D8D" w:rsidDel="00743F1F">
          <w:rPr>
            <w:sz w:val="28"/>
            <w:szCs w:val="28"/>
            <w:lang w:val="en-US"/>
          </w:rPr>
          <w:delText>Clear &amp; Specific Instructions + Role Assignment + Step-by-step Instructions + Schema-based</w:delText>
        </w:r>
        <w:r w:rsidR="00FB2D8D" w:rsidDel="00743F1F">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Score clinical and treatment features as Yes if they occurred at any time during the first disease event (</w:t>
        </w:r>
        <w:proofErr w:type="gramStart"/>
        <w:r>
          <w:rPr>
            <w:lang w:val="en-US"/>
          </w:rPr>
          <w:t>i.e.</w:t>
        </w:r>
        <w:proofErr w:type="gramEnd"/>
        <w:r>
          <w:rPr>
            <w:lang w:val="en-US"/>
          </w:rPr>
          <w:t xml:space="preserve"> first clinical episode of NMDARE), disregarding any subsequent relapses. Extract continuous and categorical features values from the first event where applicable. </w:t>
        </w:r>
        <w:proofErr w:type="gramStart"/>
        <w:r>
          <w:rPr>
            <w:lang w:val="en-US"/>
          </w:rPr>
          <w:t>However</w:t>
        </w:r>
        <w:proofErr w:type="gramEnd"/>
        <w:r>
          <w:rPr>
            <w:lang w:val="en-US"/>
          </w:rPr>
          <w:t xml:space="preserve"> M</w:t>
        </w:r>
        <w:r w:rsidRPr="00F368F6">
          <w:rPr>
            <w:lang w:val="en-US"/>
          </w:rPr>
          <w:t>onthsToFU</w:t>
        </w:r>
        <w:r>
          <w:rPr>
            <w:lang w:val="en-US"/>
          </w:rPr>
          <w:t xml:space="preserve">, </w:t>
        </w:r>
        <w:r w:rsidRPr="00F368F6">
          <w:rPr>
            <w:lang w:val="en-US"/>
          </w:rPr>
          <w:t>FinalMR</w:t>
        </w:r>
        <w:r>
          <w:rPr>
            <w:lang w:val="en-US"/>
          </w:rPr>
          <w:t xml:space="preserve">S and </w:t>
        </w:r>
        <w:r w:rsidRPr="00F368F6">
          <w:rPr>
            <w:lang w:val="en-US"/>
          </w:rPr>
          <w:t>Relapse</w:t>
        </w:r>
        <w:r>
          <w:rPr>
            <w:lang w:val="en-US"/>
          </w:rPr>
          <w:t xml:space="preserve"> regard the whole disease course.</w:t>
        </w:r>
      </w:ins>
    </w:p>
    <w:p w14:paraId="7B4A5E2A" w14:textId="77777777" w:rsidR="0091210B" w:rsidRPr="00F368F6" w:rsidRDefault="0091210B" w:rsidP="0091210B">
      <w:pPr>
        <w:rPr>
          <w:ins w:id="15" w:author="雅卉 蒋" w:date="2025-08-18T17:00:00Z"/>
          <w:lang w:val="en-US"/>
        </w:rPr>
      </w:pPr>
      <w:ins w:id="16" w:author="雅卉 蒋" w:date="2025-08-18T17:00: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w:t>
        </w:r>
        <w:r w:rsidRPr="00F368F6">
          <w:rPr>
            <w:lang w:val="en-US"/>
          </w:rPr>
          <w:t>, continuous features as numbers, and categorical features as strings</w:t>
        </w:r>
        <w:r>
          <w:rPr>
            <w:lang w:val="en-US"/>
          </w:rPr>
          <w:t xml:space="preserve"> (choose the matching category from the provided list)</w:t>
        </w:r>
        <w:r w:rsidRPr="00F368F6">
          <w:rPr>
            <w:lang w:val="en-US"/>
          </w:rPr>
          <w:t>. If</w:t>
        </w:r>
        <w:r>
          <w:rPr>
            <w:lang w:val="en-US"/>
          </w:rPr>
          <w:t xml:space="preserve"> </w:t>
        </w:r>
        <w:r w:rsidRPr="00F368F6">
          <w:rPr>
            <w:lang w:val="en-US"/>
          </w:rPr>
          <w:t>the feature is unknown, unavailable or incomplete, leave it as null.</w:t>
        </w:r>
      </w:ins>
    </w:p>
    <w:p w14:paraId="09809939" w14:textId="77777777" w:rsidR="00743F1F" w:rsidRDefault="00743F1F" w:rsidP="00743F1F">
      <w:pPr>
        <w:rPr>
          <w:ins w:id="17" w:author="雅卉 蒋" w:date="2025-08-18T16:33:00Z"/>
          <w:lang w:val="en-US"/>
        </w:rPr>
      </w:pPr>
    </w:p>
    <w:p w14:paraId="2582D043" w14:textId="77777777" w:rsidR="00743F1F" w:rsidRDefault="00743F1F" w:rsidP="00743F1F">
      <w:pPr>
        <w:rPr>
          <w:ins w:id="18" w:author="雅卉 蒋" w:date="2025-08-18T16:33:00Z"/>
          <w:lang w:val="en-US"/>
        </w:rPr>
      </w:pPr>
      <w:ins w:id="19" w:author="雅卉 蒋" w:date="2025-08-18T16:33:00Z">
        <w:r>
          <w:rPr>
            <w:lang w:val="en-US"/>
          </w:rPr>
          <w:t xml:space="preserve">Examples for identifying </w:t>
        </w:r>
        <w:r w:rsidRPr="00F368F6">
          <w:rPr>
            <w:lang w:val="en-US"/>
          </w:rPr>
          <w:t>autonomic dysfunction or central hypoventilation</w:t>
        </w:r>
        <w:r>
          <w:rPr>
            <w:lang w:val="en-US"/>
          </w:rPr>
          <w:t>:</w:t>
        </w:r>
      </w:ins>
    </w:p>
    <w:p w14:paraId="267C68CB" w14:textId="77777777" w:rsidR="00743F1F" w:rsidRDefault="00743F1F" w:rsidP="00743F1F">
      <w:pPr>
        <w:rPr>
          <w:ins w:id="20" w:author="雅卉 蒋" w:date="2025-08-18T16:33:00Z"/>
          <w:lang w:val="en-US"/>
        </w:rPr>
      </w:pPr>
      <w:ins w:id="21" w:author="雅卉 蒋" w:date="2025-08-18T16:33:00Z">
        <w:r w:rsidRPr="003C54D1">
          <w:rPr>
            <w:rFonts w:hint="eastAsia"/>
            <w:lang w:val="en-US"/>
          </w:rPr>
          <w:t>Positive examples (BrainstemDys = 1):</w:t>
        </w:r>
      </w:ins>
    </w:p>
    <w:p w14:paraId="0DCCEE0B" w14:textId="77777777" w:rsidR="00743F1F" w:rsidRDefault="00743F1F" w:rsidP="00743F1F">
      <w:pPr>
        <w:rPr>
          <w:ins w:id="22" w:author="雅卉 蒋" w:date="2025-08-18T16:33:00Z"/>
          <w:lang w:val="en-US"/>
        </w:rPr>
      </w:pPr>
      <w:ins w:id="23" w:author="雅卉 蒋" w:date="2025-08-18T16:33:00Z">
        <w:r>
          <w:rPr>
            <w:lang w:val="en-US"/>
          </w:rPr>
          <w:t>(1) “</w:t>
        </w:r>
        <w:r w:rsidRPr="00B43A2E">
          <w:rPr>
            <w:lang w:val="en-US"/>
          </w:rPr>
          <w:t>Over the next days she started with dysautonomias and</w:t>
        </w:r>
        <w:r>
          <w:rPr>
            <w:lang w:val="en-US"/>
          </w:rPr>
          <w:t xml:space="preserve"> </w:t>
        </w:r>
        <w:r w:rsidRPr="00B43A2E">
          <w:rPr>
            <w:lang w:val="en-US"/>
          </w:rPr>
          <w:t>sympathetic storms, orofacial</w:t>
        </w:r>
        <w:r>
          <w:rPr>
            <w:lang w:val="en-US"/>
          </w:rPr>
          <w:t xml:space="preserve"> </w:t>
        </w:r>
        <w:r w:rsidRPr="00B43A2E">
          <w:rPr>
            <w:lang w:val="en-US"/>
          </w:rPr>
          <w:t>dyskinesia and hyperkinetic movements.</w:t>
        </w:r>
        <w:r>
          <w:rPr>
            <w:lang w:val="en-US"/>
          </w:rPr>
          <w:t>”</w:t>
        </w:r>
      </w:ins>
    </w:p>
    <w:p w14:paraId="09D4DB9D" w14:textId="77777777" w:rsidR="00743F1F" w:rsidRDefault="00743F1F" w:rsidP="00743F1F">
      <w:pPr>
        <w:rPr>
          <w:ins w:id="24" w:author="雅卉 蒋" w:date="2025-08-18T16:33:00Z"/>
          <w:lang w:val="en-US"/>
        </w:rPr>
      </w:pPr>
      <w:ins w:id="25" w:author="雅卉 蒋" w:date="2025-08-18T16:33:00Z">
        <w:r>
          <w:rPr>
            <w:lang w:val="en-US"/>
          </w:rPr>
          <w:t>(2) “</w:t>
        </w:r>
        <w:r w:rsidRPr="000F2722">
          <w:rPr>
            <w:lang w:val="en-US"/>
          </w:rPr>
          <w:t>While in the hospital, he had periods of hypertension and tachycardia.</w:t>
        </w:r>
        <w:r>
          <w:rPr>
            <w:lang w:val="en-US"/>
          </w:rPr>
          <w:t>”</w:t>
        </w:r>
      </w:ins>
    </w:p>
    <w:p w14:paraId="45F9D1AE" w14:textId="77777777" w:rsidR="00743F1F" w:rsidRDefault="00743F1F" w:rsidP="00743F1F">
      <w:pPr>
        <w:rPr>
          <w:ins w:id="26" w:author="雅卉 蒋" w:date="2025-08-18T16:33:00Z"/>
          <w:lang w:val="en-US"/>
        </w:rPr>
      </w:pPr>
      <w:ins w:id="27" w:author="雅卉 蒋" w:date="2025-08-18T16:33:00Z">
        <w:r>
          <w:rPr>
            <w:lang w:val="en-US"/>
          </w:rPr>
          <w:t>(3) “</w:t>
        </w:r>
        <w:r w:rsidRPr="00D93642">
          <w:rPr>
            <w:lang w:val="en-US"/>
          </w:rPr>
          <w:t>In addition, she developed noticeable oro-lingual-facial dyskinesia,</w:t>
        </w:r>
        <w:r>
          <w:rPr>
            <w:lang w:val="en-US"/>
          </w:rPr>
          <w:t xml:space="preserve"> </w:t>
        </w:r>
        <w:r w:rsidRPr="00D93642">
          <w:rPr>
            <w:lang w:val="en-US"/>
          </w:rPr>
          <w:t>choreoathetoid</w:t>
        </w:r>
        <w:r>
          <w:rPr>
            <w:lang w:val="en-US"/>
          </w:rPr>
          <w:t xml:space="preserve"> </w:t>
        </w:r>
        <w:r w:rsidRPr="00D93642">
          <w:rPr>
            <w:lang w:val="en-US"/>
          </w:rPr>
          <w:t>movements, and hypertension (systolic/diastolic</w:t>
        </w:r>
        <w:r>
          <w:rPr>
            <w:lang w:val="en-US"/>
          </w:rPr>
          <w:t xml:space="preserve"> </w:t>
        </w:r>
        <w:r w:rsidRPr="00D93642">
          <w:rPr>
            <w:lang w:val="en-US"/>
          </w:rPr>
          <w:t>blood pressure 120/83–142/93 mmHg, &gt;99th percentile) during</w:t>
        </w:r>
        <w:r>
          <w:rPr>
            <w:lang w:val="en-US"/>
          </w:rPr>
          <w:t xml:space="preserve"> </w:t>
        </w:r>
        <w:r w:rsidRPr="00D93642">
          <w:rPr>
            <w:lang w:val="en-US"/>
          </w:rPr>
          <w:t>the third week after onset</w:t>
        </w:r>
        <w:r>
          <w:rPr>
            <w:lang w:val="en-US"/>
          </w:rPr>
          <w:t>……</w:t>
        </w:r>
        <w:r w:rsidRPr="00D93642">
          <w:rPr>
            <w:lang w:val="en-US"/>
          </w:rPr>
          <w:t>She began to have self-limited episodes of hypertension, tachycardia, hyperthermia, and autonomic instability</w:t>
        </w:r>
        <w:r>
          <w:rPr>
            <w:lang w:val="en-US"/>
          </w:rPr>
          <w:t>……</w:t>
        </w:r>
        <w:r w:rsidRPr="00D93642">
          <w:rPr>
            <w:lang w:val="en-US"/>
          </w:rPr>
          <w:t>After 3 weeks of immunotherapy in</w:t>
        </w:r>
        <w:r>
          <w:rPr>
            <w:lang w:val="en-US"/>
          </w:rPr>
          <w:t xml:space="preserve"> </w:t>
        </w:r>
        <w:r w:rsidRPr="00D93642">
          <w:rPr>
            <w:lang w:val="en-US"/>
          </w:rPr>
          <w:t>conjunction with aggressive physical rehabilitation, her sleep</w:t>
        </w:r>
        <w:r>
          <w:rPr>
            <w:lang w:val="en-US"/>
          </w:rPr>
          <w:t xml:space="preserve"> </w:t>
        </w:r>
        <w:r w:rsidRPr="00D93642">
          <w:rPr>
            <w:lang w:val="en-US"/>
          </w:rPr>
          <w:t>disturbance, dyskinesia, cognitive dysfunction, and dysautonomia</w:t>
        </w:r>
        <w:r>
          <w:rPr>
            <w:lang w:val="en-US"/>
          </w:rPr>
          <w:t xml:space="preserve"> </w:t>
        </w:r>
        <w:r w:rsidRPr="00D93642">
          <w:rPr>
            <w:lang w:val="en-US"/>
          </w:rPr>
          <w:t>were slowly improved</w:t>
        </w:r>
        <w:r>
          <w:rPr>
            <w:lang w:val="en-US"/>
          </w:rPr>
          <w:t>.”</w:t>
        </w:r>
      </w:ins>
    </w:p>
    <w:p w14:paraId="1BEDCA2B" w14:textId="77777777" w:rsidR="00743F1F" w:rsidRDefault="00743F1F" w:rsidP="00743F1F">
      <w:pPr>
        <w:rPr>
          <w:ins w:id="28" w:author="雅卉 蒋" w:date="2025-08-18T16:33:00Z"/>
          <w:lang w:val="en-US"/>
        </w:rPr>
      </w:pPr>
      <w:ins w:id="29" w:author="雅卉 蒋" w:date="2025-08-18T16:33:00Z">
        <w:r>
          <w:rPr>
            <w:lang w:val="en-US"/>
          </w:rPr>
          <w:t>Negative</w:t>
        </w:r>
        <w:r w:rsidRPr="000F2722">
          <w:rPr>
            <w:lang w:val="en-US"/>
          </w:rPr>
          <w:t xml:space="preserve"> examples (BrainstemDys = </w:t>
        </w:r>
        <w:r>
          <w:rPr>
            <w:lang w:val="en-US"/>
          </w:rPr>
          <w:t>0</w:t>
        </w:r>
        <w:r w:rsidRPr="000F2722">
          <w:rPr>
            <w:lang w:val="en-US"/>
          </w:rPr>
          <w:t>):</w:t>
        </w:r>
      </w:ins>
    </w:p>
    <w:p w14:paraId="0C7191D1" w14:textId="77777777" w:rsidR="00743F1F" w:rsidRDefault="00743F1F" w:rsidP="00743F1F">
      <w:pPr>
        <w:rPr>
          <w:ins w:id="30" w:author="雅卉 蒋" w:date="2025-08-18T16:33:00Z"/>
          <w:lang w:val="en-US"/>
        </w:rPr>
      </w:pPr>
      <w:ins w:id="31" w:author="雅卉 蒋" w:date="2025-08-18T16:33:00Z">
        <w:r>
          <w:rPr>
            <w:lang w:val="en-US"/>
          </w:rPr>
          <w:t>(1) “</w:t>
        </w:r>
        <w:r w:rsidRPr="003C54D1">
          <w:rPr>
            <w:rFonts w:hint="eastAsia"/>
            <w:lang w:val="en-US"/>
          </w:rPr>
          <w:t>A 4-year-old girl of Lebanese origin presented to the emergency department for evaluation of behavioral disturbances, abnormal movements, and acute deterioration of mental status</w:t>
        </w:r>
        <w:r w:rsidRPr="003C54D1">
          <w:rPr>
            <w:rFonts w:hint="eastAsia"/>
            <w:lang w:val="en-US"/>
          </w:rPr>
          <w:t>……</w:t>
        </w:r>
        <w:r w:rsidRPr="003C54D1">
          <w:rPr>
            <w:rFonts w:hint="eastAsia"/>
            <w:lang w:val="en-US"/>
          </w:rPr>
          <w:t xml:space="preserve">Five days before presentation, her mother reported that her daughter had episodic temper tantrums and unexplained crying at school. She also had bizarre and inappropriate smiling and became increasingly aggressive. Subsequently, her neurologic condition worsened, as she started to show difficulties in walking and in speech, progressing into mutism, daytime incontinence, mood lability with episodic uncontrollable laughter, alternating with irritability and withdrawal. One day before presentation, her motor skills and eye contact declined and she developed intermittent orofacial dyskinesias and stereotypical hand movements. The neurologic </w:t>
        </w:r>
        <w:r w:rsidRPr="003C54D1">
          <w:rPr>
            <w:rFonts w:hint="eastAsia"/>
            <w:lang w:val="en-US"/>
          </w:rPr>
          <w:lastRenderedPageBreak/>
          <w:t>examination in emergency department demonstrated impaired cognition, poor social interaction, absence of speech, orofacial dyskinesias, vocal tics, hand washing movements, and inability to walk. She was afebrile and normotensive.</w:t>
        </w:r>
        <w:r>
          <w:rPr>
            <w:lang w:val="en-US"/>
          </w:rPr>
          <w:t>”</w:t>
        </w:r>
      </w:ins>
    </w:p>
    <w:p w14:paraId="7BF3A942" w14:textId="77777777" w:rsidR="00743F1F" w:rsidRPr="00F368F6" w:rsidRDefault="00743F1F" w:rsidP="00743F1F">
      <w:pPr>
        <w:rPr>
          <w:ins w:id="32" w:author="雅卉 蒋" w:date="2025-08-18T16:33:00Z"/>
          <w:lang w:val="en-US"/>
        </w:rPr>
      </w:pPr>
      <w:ins w:id="33" w:author="雅卉 蒋" w:date="2025-08-18T16:33:00Z">
        <w:r>
          <w:rPr>
            <w:lang w:val="en-US"/>
          </w:rPr>
          <w:t>(2) “</w:t>
        </w:r>
        <w:r w:rsidRPr="003C54D1">
          <w:rPr>
            <w:rFonts w:hint="eastAsia"/>
            <w:lang w:val="en-US"/>
          </w:rPr>
          <w:t>At 14, she experienced acute-onset behavioral changes, including visual hallucinations, persecutory delusions, irritability, and agitation. She showed no abnormal movements, such as catatonia or dyskinesia. However, the social skill problems and aggressiveness toward her mother remained and actually worsened after the psychosis</w:t>
        </w:r>
        <w:r w:rsidRPr="003C54D1">
          <w:rPr>
            <w:rFonts w:hint="eastAsia"/>
            <w:lang w:val="en-US"/>
          </w:rPr>
          <w:t>……</w:t>
        </w:r>
        <w:r w:rsidRPr="003C54D1">
          <w:rPr>
            <w:rFonts w:hint="eastAsia"/>
            <w:lang w:val="en-US"/>
          </w:rPr>
          <w:t xml:space="preserve"> At 23, she began to show frequent atonic attacks with consciousness loss.</w:t>
        </w:r>
        <w:r>
          <w:rPr>
            <w:lang w:val="en-US"/>
          </w:rPr>
          <w:t>”</w:t>
        </w:r>
        <w:r w:rsidRPr="00CE3B85">
          <w:rPr>
            <w:lang w:val="en-US"/>
          </w:rPr>
          <w:t xml:space="preserve"> </w:t>
        </w:r>
      </w:ins>
    </w:p>
    <w:p w14:paraId="040D86DD" w14:textId="4A7B8F79" w:rsidR="00FB2754" w:rsidDel="007016C1" w:rsidRDefault="00FB2754" w:rsidP="00551E28">
      <w:pPr>
        <w:rPr>
          <w:del w:id="34" w:author="雅卉 蒋" w:date="2025-08-18T16:18:00Z"/>
          <w:lang w:val="en-US"/>
        </w:rPr>
      </w:pPr>
    </w:p>
    <w:p w14:paraId="2902C093" w14:textId="77777777" w:rsidR="007016C1" w:rsidRPr="00F368F6" w:rsidRDefault="007016C1" w:rsidP="00F368F6">
      <w:pPr>
        <w:rPr>
          <w:ins w:id="35" w:author="雅卉 蒋" w:date="2025-08-18T16:36:00Z"/>
          <w:lang w:val="en-US"/>
        </w:rPr>
      </w:pPr>
    </w:p>
    <w:p w14:paraId="64829241" w14:textId="6BCA085B" w:rsidR="00F368F6" w:rsidRPr="00F368F6" w:rsidDel="007016C1" w:rsidRDefault="00F368F6" w:rsidP="00F368F6">
      <w:pPr>
        <w:rPr>
          <w:del w:id="36" w:author="雅卉 蒋" w:date="2025-08-18T16:36:00Z"/>
          <w:lang w:val="en-US"/>
        </w:rPr>
      </w:pPr>
    </w:p>
    <w:p w14:paraId="0031B89C" w14:textId="4182A9A4" w:rsidR="00F368F6" w:rsidRPr="00F368F6" w:rsidRDefault="00F368F6" w:rsidP="00551E28">
      <w:pPr>
        <w:rPr>
          <w:lang w:val="en-US"/>
        </w:rPr>
      </w:pPr>
      <w:r w:rsidRPr="00F368F6">
        <w:rPr>
          <w:lang w:val="en-US"/>
        </w:rPr>
        <w:t>Then extract the</w:t>
      </w:r>
      <w:del w:id="37" w:author="雅卉 蒋" w:date="2025-08-15T10:42:00Z">
        <w:r w:rsidRPr="00F368F6" w:rsidDel="007F00D0">
          <w:rPr>
            <w:lang w:val="en-US"/>
          </w:rPr>
          <w:delText>ir</w:delText>
        </w:r>
      </w:del>
      <w:r w:rsidRPr="00F368F6">
        <w:rPr>
          <w:lang w:val="en-US"/>
        </w:rPr>
        <w:t xml:space="preserve"> following features</w:t>
      </w:r>
      <w:ins w:id="38"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39" w:author="Michael Eyre" w:date="2025-08-14T15:29:00Z">
        <w:r w:rsidR="00551E28">
          <w:rPr>
            <w:lang w:val="en-US"/>
          </w:rPr>
          <w:t xml:space="preserve">. </w:t>
        </w:r>
      </w:ins>
      <w:ins w:id="40" w:author="Michael Eyre" w:date="2025-08-14T18:16:00Z">
        <w:del w:id="41" w:author="雅卉 蒋" w:date="2025-08-17T21:01:00Z">
          <w:r w:rsidR="00C450C0" w:rsidDel="00FB2754">
            <w:rPr>
              <w:lang w:val="en-US"/>
            </w:rPr>
            <w:delText>Score</w:delText>
          </w:r>
        </w:del>
      </w:ins>
      <w:ins w:id="42" w:author="Michael Eyre" w:date="2025-08-14T15:41:00Z">
        <w:del w:id="43" w:author="雅卉 蒋" w:date="2025-08-17T21:01:00Z">
          <w:r w:rsidR="00ED5CB1" w:rsidDel="00FB2754">
            <w:rPr>
              <w:lang w:val="en-US"/>
            </w:rPr>
            <w:delText xml:space="preserve"> c</w:delText>
          </w:r>
        </w:del>
      </w:ins>
      <w:ins w:id="44" w:author="Michael Eyre" w:date="2025-08-14T15:29:00Z">
        <w:del w:id="45" w:author="雅卉 蒋" w:date="2025-08-17T21:01:00Z">
          <w:r w:rsidR="00551E28" w:rsidDel="00FB2754">
            <w:rPr>
              <w:lang w:val="en-US"/>
            </w:rPr>
            <w:delText>linical and treatment</w:delText>
          </w:r>
        </w:del>
      </w:ins>
      <w:ins w:id="46" w:author="Michael Eyre" w:date="2025-08-14T15:31:00Z">
        <w:del w:id="47" w:author="雅卉 蒋" w:date="2025-08-17T21:01:00Z">
          <w:r w:rsidR="00551E28" w:rsidDel="00FB2754">
            <w:rPr>
              <w:lang w:val="en-US"/>
            </w:rPr>
            <w:delText xml:space="preserve"> features</w:delText>
          </w:r>
        </w:del>
      </w:ins>
      <w:ins w:id="48" w:author="Michael Eyre" w:date="2025-08-14T15:29:00Z">
        <w:del w:id="49" w:author="雅卉 蒋" w:date="2025-08-17T21:01:00Z">
          <w:r w:rsidR="00551E28" w:rsidDel="00FB2754">
            <w:rPr>
              <w:lang w:val="en-US"/>
            </w:rPr>
            <w:delText xml:space="preserve"> </w:delText>
          </w:r>
        </w:del>
      </w:ins>
      <w:ins w:id="50" w:author="Michael Eyre" w:date="2025-08-14T18:18:00Z">
        <w:del w:id="51" w:author="雅卉 蒋" w:date="2025-08-17T21:01:00Z">
          <w:r w:rsidR="00C450C0" w:rsidDel="00FB2754">
            <w:rPr>
              <w:lang w:val="en-US"/>
            </w:rPr>
            <w:delText xml:space="preserve">as Yes </w:delText>
          </w:r>
        </w:del>
      </w:ins>
      <w:ins w:id="52" w:author="Michael Eyre" w:date="2025-08-14T18:16:00Z">
        <w:del w:id="53" w:author="雅卉 蒋" w:date="2025-08-17T21:01:00Z">
          <w:r w:rsidR="00C450C0" w:rsidDel="00FB2754">
            <w:rPr>
              <w:lang w:val="en-US"/>
            </w:rPr>
            <w:delText>if they occurred at any time during</w:delText>
          </w:r>
        </w:del>
      </w:ins>
      <w:ins w:id="54" w:author="Michael Eyre" w:date="2025-08-14T15:29:00Z">
        <w:del w:id="55" w:author="雅卉 蒋" w:date="2025-08-17T21:01:00Z">
          <w:r w:rsidR="00551E28" w:rsidDel="00FB2754">
            <w:rPr>
              <w:lang w:val="en-US"/>
            </w:rPr>
            <w:delText xml:space="preserve"> the </w:delText>
          </w:r>
        </w:del>
      </w:ins>
      <w:ins w:id="56" w:author="Michael Eyre" w:date="2025-08-14T18:16:00Z">
        <w:del w:id="57" w:author="雅卉 蒋" w:date="2025-08-17T21:01:00Z">
          <w:r w:rsidR="00C450C0" w:rsidDel="00FB2754">
            <w:rPr>
              <w:lang w:val="en-US"/>
            </w:rPr>
            <w:delText>first</w:delText>
          </w:r>
        </w:del>
      </w:ins>
      <w:ins w:id="58" w:author="Michael Eyre" w:date="2025-08-14T15:29:00Z">
        <w:del w:id="59" w:author="雅卉 蒋" w:date="2025-08-17T21:01:00Z">
          <w:r w:rsidR="00551E28" w:rsidDel="00FB2754">
            <w:rPr>
              <w:lang w:val="en-US"/>
            </w:rPr>
            <w:delText xml:space="preserve"> disease event (first </w:delText>
          </w:r>
        </w:del>
      </w:ins>
      <w:ins w:id="60" w:author="Michael Eyre" w:date="2025-08-14T18:16:00Z">
        <w:del w:id="61" w:author="雅卉 蒋" w:date="2025-08-17T21:01:00Z">
          <w:r w:rsidR="00C450C0" w:rsidDel="00FB2754">
            <w:rPr>
              <w:lang w:val="en-US"/>
            </w:rPr>
            <w:delText xml:space="preserve">clinical </w:delText>
          </w:r>
        </w:del>
      </w:ins>
      <w:ins w:id="62" w:author="Michael Eyre" w:date="2025-08-14T15:29:00Z">
        <w:del w:id="63" w:author="雅卉 蒋" w:date="2025-08-17T21:01:00Z">
          <w:r w:rsidR="00551E28" w:rsidDel="00FB2754">
            <w:rPr>
              <w:lang w:val="en-US"/>
            </w:rPr>
            <w:delText xml:space="preserve">episode of NMDARE), </w:delText>
          </w:r>
        </w:del>
      </w:ins>
      <w:ins w:id="64" w:author="Michael Eyre" w:date="2025-08-14T18:17:00Z">
        <w:del w:id="65" w:author="雅卉 蒋" w:date="2025-08-17T21:01:00Z">
          <w:r w:rsidR="00C450C0" w:rsidDel="00FB2754">
            <w:rPr>
              <w:lang w:val="en-US"/>
            </w:rPr>
            <w:delText>disregarding</w:delText>
          </w:r>
        </w:del>
      </w:ins>
      <w:ins w:id="66" w:author="Michael Eyre" w:date="2025-08-14T15:29:00Z">
        <w:del w:id="67" w:author="雅卉 蒋" w:date="2025-08-17T21:01:00Z">
          <w:r w:rsidR="00551E28" w:rsidDel="00FB2754">
            <w:rPr>
              <w:lang w:val="en-US"/>
            </w:rPr>
            <w:delText xml:space="preserve"> any subs</w:delText>
          </w:r>
        </w:del>
      </w:ins>
      <w:ins w:id="68" w:author="Michael Eyre" w:date="2025-08-14T15:30:00Z">
        <w:del w:id="69" w:author="雅卉 蒋" w:date="2025-08-17T21:01:00Z">
          <w:r w:rsidR="00551E28" w:rsidDel="00FB2754">
            <w:rPr>
              <w:lang w:val="en-US"/>
            </w:rPr>
            <w:delText>equent relapses</w:delText>
          </w:r>
        </w:del>
      </w:ins>
      <w:ins w:id="70" w:author="Michael Eyre" w:date="2025-08-14T18:18:00Z">
        <w:del w:id="71" w:author="雅卉 蒋" w:date="2025-08-15T10:56:00Z">
          <w:r w:rsidR="00C450C0" w:rsidDel="006B6046">
            <w:rPr>
              <w:lang w:val="en-US"/>
            </w:rPr>
            <w:delText>; h</w:delText>
          </w:r>
        </w:del>
      </w:ins>
      <w:ins w:id="72" w:author="Michael Eyre" w:date="2025-08-14T18:12:00Z">
        <w:del w:id="73" w:author="雅卉 蒋" w:date="2025-08-17T21:01:00Z">
          <w:r w:rsidR="00C450C0" w:rsidDel="00FB2754">
            <w:rPr>
              <w:lang w:val="en-US"/>
            </w:rPr>
            <w:delText>owever M</w:delText>
          </w:r>
        </w:del>
      </w:ins>
      <w:ins w:id="74" w:author="Michael Eyre" w:date="2025-08-14T15:30:00Z">
        <w:del w:id="75"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76" w:author="雅卉 蒋" w:date="2025-08-17T21:01:00Z">
        <w:r w:rsidRPr="00F368F6" w:rsidDel="00FB2754">
          <w:rPr>
            <w:lang w:val="en-US"/>
          </w:rPr>
          <w:delText>:</w:delText>
        </w:r>
      </w:del>
      <w:ins w:id="77" w:author="Michael Eyre" w:date="2025-08-14T15:30:00Z">
        <w:del w:id="78"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79"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SpeechDys: presence of speech dysfunction (</w:t>
      </w:r>
      <w:proofErr w:type="gramStart"/>
      <w:ins w:id="80" w:author="Michael Eyre" w:date="2025-08-14T15:07:00Z">
        <w:r w:rsidR="0073011A">
          <w:rPr>
            <w:lang w:val="en-US"/>
          </w:rPr>
          <w:t>e.g.</w:t>
        </w:r>
        <w:proofErr w:type="gramEnd"/>
        <w:r w:rsidR="0073011A">
          <w:rPr>
            <w:lang w:val="en-US"/>
          </w:rPr>
          <w:t xml:space="preserve">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MvmtDis: presence of movement disorder</w:t>
      </w:r>
      <w:del w:id="81" w:author="雅卉 蒋" w:date="2025-08-15T10:57:00Z">
        <w:r w:rsidRPr="00F368F6" w:rsidDel="006B6046">
          <w:rPr>
            <w:lang w:val="en-US"/>
          </w:rPr>
          <w:delText xml:space="preserve">, </w:delText>
        </w:r>
      </w:del>
      <w:ins w:id="82" w:author="雅卉 蒋" w:date="2025-08-15T10:57:00Z">
        <w:r w:rsidR="006B6046">
          <w:rPr>
            <w:lang w:val="en-US"/>
          </w:rPr>
          <w:t xml:space="preserve"> (</w:t>
        </w:r>
      </w:ins>
      <w:proofErr w:type="gramStart"/>
      <w:ins w:id="83" w:author="Michael Eyre" w:date="2025-08-14T15:07:00Z">
        <w:r w:rsidR="0073011A">
          <w:rPr>
            <w:lang w:val="en-US"/>
          </w:rPr>
          <w:t>e.g.</w:t>
        </w:r>
        <w:proofErr w:type="gramEnd"/>
        <w:r w:rsidR="0073011A">
          <w:rPr>
            <w:lang w:val="en-US"/>
          </w:rPr>
          <w:t xml:space="preserve"> </w:t>
        </w:r>
      </w:ins>
      <w:r w:rsidRPr="00F368F6">
        <w:rPr>
          <w:lang w:val="en-US"/>
        </w:rPr>
        <w:t>dyskinesias, or rigidity/abnormal postures</w:t>
      </w:r>
      <w:ins w:id="84"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t>- BrainstemDys: presence of autonomic dysfunction or central hypoventilation</w:t>
      </w:r>
    </w:p>
    <w:p w14:paraId="3F31610F" w14:textId="77777777" w:rsidR="00F368F6" w:rsidRPr="00F368F6" w:rsidRDefault="00F368F6" w:rsidP="00F368F6">
      <w:pPr>
        <w:rPr>
          <w:lang w:val="en-US"/>
        </w:rPr>
      </w:pPr>
      <w:r w:rsidRPr="00F368F6">
        <w:rPr>
          <w:lang w:val="en-US"/>
        </w:rPr>
        <w:t>- BehCogImp: presence of abnormal (psychiatric) behaviour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85"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WorstMRSAcute: worst mRS</w:t>
      </w:r>
      <w:ins w:id="86" w:author="雅卉 蒋" w:date="2025-08-15T11:00:00Z">
        <w:r w:rsidR="006B6046">
          <w:rPr>
            <w:lang w:val="en-US"/>
          </w:rPr>
          <w:t xml:space="preserve"> </w:t>
        </w:r>
      </w:ins>
      <w:ins w:id="87" w:author="雅卉 蒋" w:date="2025-08-15T11:01:00Z">
        <w:r w:rsidR="006B6046">
          <w:rPr>
            <w:lang w:val="en-US"/>
          </w:rPr>
          <w:t>(</w:t>
        </w:r>
        <w:r w:rsidR="006B6046" w:rsidRPr="008D1F6C">
          <w:rPr>
            <w:rStyle w:val="Strong"/>
            <w:b w:val="0"/>
            <w:bCs w:val="0"/>
            <w:color w:val="000000"/>
          </w:rPr>
          <w:t>modified Rankin Scale</w:t>
        </w:r>
      </w:ins>
      <w:ins w:id="88" w:author="雅卉 蒋" w:date="2025-08-15T11:08:00Z">
        <w:r w:rsidR="004B7C19">
          <w:rPr>
            <w:rStyle w:val="Strong"/>
            <w:b w:val="0"/>
            <w:bCs w:val="0"/>
            <w:color w:val="000000"/>
            <w:lang w:val="en-US"/>
          </w:rPr>
          <w:t xml:space="preserve"> (</w:t>
        </w:r>
      </w:ins>
      <w:ins w:id="89" w:author="雅卉 蒋" w:date="2025-08-17T17:00:00Z">
        <w:r w:rsidR="00CD66D8">
          <w:rPr>
            <w:rStyle w:val="Strong"/>
            <w:b w:val="0"/>
            <w:bCs w:val="0"/>
            <w:color w:val="000000"/>
            <w:lang w:val="en-US"/>
          </w:rPr>
          <w:t xml:space="preserve">integer score </w:t>
        </w:r>
      </w:ins>
      <w:ins w:id="90" w:author="雅卉 蒋" w:date="2025-08-17T16:52:00Z">
        <w:r w:rsidR="00E90753">
          <w:rPr>
            <w:rStyle w:val="Strong"/>
            <w:b w:val="0"/>
            <w:bCs w:val="0"/>
            <w:color w:val="000000"/>
            <w:lang w:val="en-US"/>
          </w:rPr>
          <w:t xml:space="preserve">ranging from </w:t>
        </w:r>
      </w:ins>
      <w:ins w:id="91" w:author="雅卉 蒋" w:date="2025-08-15T11:08:00Z">
        <w:r w:rsidR="004B7C19">
          <w:rPr>
            <w:rStyle w:val="Strong"/>
            <w:b w:val="0"/>
            <w:bCs w:val="0"/>
            <w:color w:val="000000"/>
            <w:lang w:val="en-US"/>
          </w:rPr>
          <w:t>0</w:t>
        </w:r>
      </w:ins>
      <w:ins w:id="92" w:author="雅卉 蒋" w:date="2025-08-17T16:52:00Z">
        <w:r w:rsidR="00E90753">
          <w:rPr>
            <w:rStyle w:val="Strong"/>
            <w:b w:val="0"/>
            <w:bCs w:val="0"/>
            <w:color w:val="000000"/>
            <w:lang w:val="en-US"/>
          </w:rPr>
          <w:t xml:space="preserve"> (no symptoms) to </w:t>
        </w:r>
      </w:ins>
      <w:ins w:id="93" w:author="雅卉 蒋" w:date="2025-08-15T11:08:00Z">
        <w:r w:rsidR="004B7C19">
          <w:rPr>
            <w:rStyle w:val="Strong"/>
            <w:b w:val="0"/>
            <w:bCs w:val="0"/>
            <w:color w:val="000000"/>
            <w:lang w:val="en-US"/>
          </w:rPr>
          <w:t>6</w:t>
        </w:r>
      </w:ins>
      <w:ins w:id="94" w:author="雅卉 蒋" w:date="2025-08-17T16:52:00Z">
        <w:r w:rsidR="00E90753">
          <w:rPr>
            <w:rStyle w:val="Strong"/>
            <w:b w:val="0"/>
            <w:bCs w:val="0"/>
            <w:color w:val="000000"/>
            <w:lang w:val="en-US"/>
          </w:rPr>
          <w:t xml:space="preserve"> (dead)</w:t>
        </w:r>
      </w:ins>
      <w:ins w:id="95" w:author="雅卉 蒋" w:date="2025-08-15T11:08:00Z">
        <w:r w:rsidR="004B7C19">
          <w:rPr>
            <w:rStyle w:val="Strong"/>
            <w:b w:val="0"/>
            <w:bCs w:val="0"/>
            <w:color w:val="000000"/>
            <w:lang w:val="en-US"/>
          </w:rPr>
          <w:t>)</w:t>
        </w:r>
      </w:ins>
      <w:ins w:id="96"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97"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t>- EEGSlow: presence of focal or diffuse slow or disorganised activity in EEG</w:t>
      </w:r>
      <w:ins w:id="98" w:author="雅卉 蒋" w:date="2025-08-15T11:03:00Z">
        <w:r w:rsidR="004B7C19">
          <w:rPr>
            <w:lang w:val="en-US"/>
          </w:rPr>
          <w:t xml:space="preserve"> (E</w:t>
        </w:r>
        <w:r w:rsidR="004B7C19">
          <w:rPr>
            <w:rFonts w:hint="eastAsia"/>
            <w:lang w:val="en-US"/>
          </w:rPr>
          <w:t>le</w:t>
        </w:r>
      </w:ins>
      <w:ins w:id="99" w:author="雅卉 蒋" w:date="2025-08-15T11:04:00Z">
        <w:r w:rsidR="004B7C19">
          <w:rPr>
            <w:lang w:val="en-US"/>
          </w:rPr>
          <w:t>ctroencephalography</w:t>
        </w:r>
      </w:ins>
      <w:ins w:id="100" w:author="雅卉 蒋" w:date="2025-08-15T11:03:00Z">
        <w:r w:rsidR="004B7C19">
          <w:rPr>
            <w:lang w:val="en-US"/>
          </w:rPr>
          <w:t>)</w:t>
        </w:r>
      </w:ins>
      <w:del w:id="101" w:author="Michael Eyre" w:date="2025-08-14T18:16:00Z">
        <w:r w:rsidRPr="00F368F6" w:rsidDel="00C450C0">
          <w:rPr>
            <w:lang w:val="en-US"/>
          </w:rPr>
          <w:delText xml:space="preserve"> (</w:delText>
        </w:r>
      </w:del>
      <w:del w:id="102" w:author="Michael Eyre" w:date="2025-08-14T15:42:00Z">
        <w:r w:rsidRPr="00F368F6" w:rsidDel="00ED5CB1">
          <w:rPr>
            <w:lang w:val="en-US"/>
          </w:rPr>
          <w:delText>ever</w:delText>
        </w:r>
      </w:del>
      <w:del w:id="103"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t>- EEGDeltaBrush: presence of delta brush in EEG</w:t>
      </w:r>
      <w:del w:id="104" w:author="Michael Eyre" w:date="2025-08-14T18:15:00Z">
        <w:r w:rsidRPr="00F368F6" w:rsidDel="00C450C0">
          <w:rPr>
            <w:lang w:val="en-US"/>
          </w:rPr>
          <w:delText xml:space="preserve"> (</w:delText>
        </w:r>
      </w:del>
      <w:del w:id="105" w:author="Michael Eyre" w:date="2025-08-14T18:14:00Z">
        <w:r w:rsidRPr="00F368F6" w:rsidDel="00C450C0">
          <w:rPr>
            <w:lang w:val="en-US"/>
          </w:rPr>
          <w:delText>ever</w:delText>
        </w:r>
      </w:del>
      <w:del w:id="106"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EEGEpileptiform: presentation of epileptiform discharges in EEG</w:t>
      </w:r>
      <w:del w:id="107"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108"/>
      <w:r w:rsidRPr="00F368F6">
        <w:rPr>
          <w:lang w:val="en-US"/>
        </w:rPr>
        <w:t xml:space="preserve">- CSFPleo: whether pleocytosis in </w:t>
      </w:r>
      <w:proofErr w:type="gramStart"/>
      <w:r w:rsidRPr="00F368F6">
        <w:rPr>
          <w:lang w:val="en-US"/>
        </w:rPr>
        <w:t>CSF</w:t>
      </w:r>
      <w:ins w:id="109" w:author="雅卉 蒋" w:date="2025-08-15T11:04:00Z">
        <w:r w:rsidR="004B7C19">
          <w:rPr>
            <w:lang w:val="en-US"/>
          </w:rPr>
          <w:t>(</w:t>
        </w:r>
        <w:proofErr w:type="gramEnd"/>
        <w:r w:rsidR="004B7C19">
          <w:rPr>
            <w:lang w:val="en-US"/>
          </w:rPr>
          <w:t>Cerebrospinal Fluid)</w:t>
        </w:r>
      </w:ins>
      <w:r w:rsidRPr="00F368F6">
        <w:rPr>
          <w:lang w:val="en-US"/>
        </w:rPr>
        <w:t xml:space="preserve"> (</w:t>
      </w:r>
      <w:ins w:id="110" w:author="雅卉 蒋" w:date="2025-08-15T11:05:00Z">
        <w:r w:rsidR="004B7C19">
          <w:rPr>
            <w:lang w:val="en-US"/>
          </w:rPr>
          <w:t xml:space="preserve">i.e. </w:t>
        </w:r>
      </w:ins>
      <w:r w:rsidRPr="00F368F6">
        <w:rPr>
          <w:lang w:val="en-US"/>
        </w:rPr>
        <w:t xml:space="preserve">Number of white blood cells per mm3 &gt;= 5) </w:t>
      </w:r>
      <w:del w:id="111"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CSFWBCQuant: </w:t>
      </w:r>
      <w:ins w:id="112" w:author="Michael Eyre" w:date="2025-08-14T18:18:00Z">
        <w:r w:rsidR="00C450C0">
          <w:rPr>
            <w:lang w:val="en-US"/>
          </w:rPr>
          <w:t xml:space="preserve">maximum </w:t>
        </w:r>
      </w:ins>
      <w:r w:rsidRPr="00F368F6">
        <w:rPr>
          <w:lang w:val="en-US"/>
        </w:rPr>
        <w:t xml:space="preserve">number of white blood cells per mm3 in CSF </w:t>
      </w:r>
      <w:commentRangeEnd w:id="108"/>
      <w:r w:rsidR="00ED5CB1">
        <w:rPr>
          <w:rStyle w:val="CommentReference"/>
        </w:rPr>
        <w:commentReference w:id="108"/>
      </w:r>
    </w:p>
    <w:p w14:paraId="21FB4018" w14:textId="3332068A" w:rsidR="00F368F6" w:rsidRPr="00F368F6" w:rsidRDefault="00F368F6" w:rsidP="00F368F6">
      <w:pPr>
        <w:rPr>
          <w:lang w:val="en-US"/>
        </w:rPr>
      </w:pPr>
      <w:r w:rsidRPr="00F368F6">
        <w:rPr>
          <w:lang w:val="en-US"/>
        </w:rPr>
        <w:t>- AbnMRIBrain: brain MRI</w:t>
      </w:r>
      <w:ins w:id="113" w:author="雅卉 蒋" w:date="2025-08-15T11:05:00Z">
        <w:r w:rsidR="004B7C19">
          <w:rPr>
            <w:lang w:val="en-US"/>
          </w:rPr>
          <w:t xml:space="preserve"> (Magnetic Resonance Imaging)</w:t>
        </w:r>
      </w:ins>
      <w:r w:rsidRPr="00F368F6">
        <w:rPr>
          <w:lang w:val="en-US"/>
        </w:rPr>
        <w:t xml:space="preserve"> </w:t>
      </w:r>
      <w:ins w:id="114" w:author="Michael Eyre" w:date="2025-08-14T18:19:00Z">
        <w:r w:rsidR="00C450C0">
          <w:rPr>
            <w:lang w:val="en-US"/>
          </w:rPr>
          <w:t>a</w:t>
        </w:r>
      </w:ins>
      <w:del w:id="115" w:author="Michael Eyre" w:date="2025-08-14T18:19:00Z">
        <w:r w:rsidRPr="00F368F6" w:rsidDel="00C450C0">
          <w:rPr>
            <w:lang w:val="en-US"/>
          </w:rPr>
          <w:delText>A</w:delText>
        </w:r>
      </w:del>
      <w:r w:rsidRPr="00F368F6">
        <w:rPr>
          <w:lang w:val="en-US"/>
        </w:rPr>
        <w:t>bnormal</w:t>
      </w:r>
      <w:ins w:id="116" w:author="Michael Eyre" w:date="2025-08-14T18:18:00Z">
        <w:r w:rsidR="00C450C0">
          <w:rPr>
            <w:lang w:val="en-US"/>
          </w:rPr>
          <w:t xml:space="preserve"> </w:t>
        </w:r>
      </w:ins>
      <w:ins w:id="117" w:author="Michael Eyre" w:date="2025-08-14T18:19:00Z">
        <w:r w:rsidR="00C450C0">
          <w:rPr>
            <w:lang w:val="en-US"/>
          </w:rPr>
          <w:t>(</w:t>
        </w:r>
      </w:ins>
      <w:ins w:id="118" w:author="Michael Eyre" w:date="2025-08-14T18:20:00Z">
        <w:r w:rsidR="00F36932">
          <w:rPr>
            <w:lang w:val="en-US"/>
          </w:rPr>
          <w:t xml:space="preserve">increased </w:t>
        </w:r>
      </w:ins>
      <w:ins w:id="119" w:author="Michael Eyre" w:date="2025-08-14T18:19:00Z">
        <w:r w:rsidR="00C450C0">
          <w:rPr>
            <w:lang w:val="en-US"/>
          </w:rPr>
          <w:t xml:space="preserve">T2/FLAIR </w:t>
        </w:r>
      </w:ins>
      <w:ins w:id="120" w:author="Michael Eyre" w:date="2025-08-14T18:20:00Z">
        <w:r w:rsidR="00F36932">
          <w:rPr>
            <w:lang w:val="en-US"/>
          </w:rPr>
          <w:t>paren</w:t>
        </w:r>
      </w:ins>
      <w:ins w:id="121" w:author="Michael Eyre" w:date="2025-08-14T18:21:00Z">
        <w:r w:rsidR="00F36932">
          <w:rPr>
            <w:lang w:val="en-US"/>
          </w:rPr>
          <w:t xml:space="preserve">chymal signal </w:t>
        </w:r>
      </w:ins>
      <w:ins w:id="122" w:author="Michael Eyre" w:date="2025-08-14T18:19:00Z">
        <w:r w:rsidR="00C450C0">
          <w:rPr>
            <w:lang w:val="en-US"/>
          </w:rPr>
          <w:t>intensity</w:t>
        </w:r>
      </w:ins>
      <w:ins w:id="123" w:author="Michael Eyre" w:date="2025-08-14T18:21:00Z">
        <w:r w:rsidR="00F36932">
          <w:rPr>
            <w:lang w:val="en-US"/>
          </w:rPr>
          <w:t xml:space="preserve"> or contrast enhancement</w:t>
        </w:r>
      </w:ins>
      <w:ins w:id="124" w:author="Michael Eyre" w:date="2025-08-14T18:19:00Z">
        <w:r w:rsidR="00C450C0">
          <w:rPr>
            <w:lang w:val="en-US"/>
          </w:rPr>
          <w:t>)</w:t>
        </w:r>
      </w:ins>
      <w:del w:id="125"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Tumour: presence of tumour</w:t>
      </w:r>
    </w:p>
    <w:p w14:paraId="12CC92DE" w14:textId="0385977C" w:rsidR="00743F1F" w:rsidRDefault="00F368F6" w:rsidP="00743F1F">
      <w:pPr>
        <w:rPr>
          <w:ins w:id="126" w:author="雅卉 蒋" w:date="2025-08-18T16:34:00Z"/>
          <w:lang w:val="en-US"/>
        </w:rPr>
      </w:pPr>
      <w:del w:id="127" w:author="雅卉 蒋" w:date="2025-08-18T16:34:00Z">
        <w:r w:rsidRPr="00F368F6" w:rsidDel="00743F1F">
          <w:rPr>
            <w:lang w:val="en-US"/>
          </w:rPr>
          <w:delText>- DaysToIT: number of days between</w:delText>
        </w:r>
        <w:r w:rsidR="00094CBE" w:rsidDel="00743F1F">
          <w:rPr>
            <w:lang w:val="en-US"/>
          </w:rPr>
          <w:delText xml:space="preserve"> symptom</w:delText>
        </w:r>
        <w:r w:rsidRPr="00F368F6" w:rsidDel="00743F1F">
          <w:rPr>
            <w:lang w:val="en-US"/>
          </w:rPr>
          <w:delText xml:space="preserve"> onset and first immun</w:delText>
        </w:r>
      </w:del>
      <w:ins w:id="128" w:author="Michael Eyre" w:date="2025-08-14T18:21:00Z">
        <w:del w:id="129" w:author="雅卉 蒋" w:date="2025-08-18T16:34:00Z">
          <w:r w:rsidR="00F36932" w:rsidDel="00743F1F">
            <w:rPr>
              <w:lang w:val="en-US"/>
            </w:rPr>
            <w:delText>o</w:delText>
          </w:r>
        </w:del>
      </w:ins>
      <w:del w:id="130" w:author="雅卉 蒋" w:date="2025-08-18T16:34:00Z">
        <w:r w:rsidRPr="00F368F6" w:rsidDel="00743F1F">
          <w:rPr>
            <w:lang w:val="en-US"/>
          </w:rPr>
          <w:delText>etherapy (days)</w:delText>
        </w:r>
      </w:del>
      <w:ins w:id="131" w:author="雅卉 蒋" w:date="2025-08-18T16:34:00Z">
        <w:r w:rsidR="00743F1F" w:rsidRPr="00094CBE">
          <w:rPr>
            <w:lang w:val="en-US"/>
          </w:rPr>
          <w:t xml:space="preserve">- DaysToIT: number of calendar days between </w:t>
        </w:r>
        <w:r w:rsidR="00743F1F" w:rsidRPr="00DA3A24">
          <w:rPr>
            <w:lang w:val="en-US"/>
          </w:rPr>
          <w:t>d</w:t>
        </w:r>
        <w:r w:rsidR="00743F1F" w:rsidRPr="00094CBE">
          <w:rPr>
            <w:lang w:val="en-US"/>
          </w:rPr>
          <w:t xml:space="preserve">ate of first symptom onset of </w:t>
        </w:r>
        <w:r w:rsidR="00743F1F" w:rsidRPr="00DA3A24">
          <w:rPr>
            <w:lang w:val="en-US"/>
          </w:rPr>
          <w:t>NMDARE</w:t>
        </w:r>
        <w:r w:rsidR="00743F1F" w:rsidRPr="00094CBE">
          <w:rPr>
            <w:lang w:val="en-US"/>
          </w:rPr>
          <w:t xml:space="preserve"> and </w:t>
        </w:r>
        <w:r w:rsidR="00743F1F" w:rsidRPr="00DA3A24">
          <w:rPr>
            <w:lang w:val="en-US"/>
          </w:rPr>
          <w:t>d</w:t>
        </w:r>
        <w:r w:rsidR="00743F1F" w:rsidRPr="00094CBE">
          <w:rPr>
            <w:lang w:val="en-US"/>
          </w:rPr>
          <w:t xml:space="preserve">ate of </w:t>
        </w:r>
        <w:r w:rsidR="00743F1F" w:rsidRPr="00DA3A24">
          <w:rPr>
            <w:lang w:val="en-US"/>
          </w:rPr>
          <w:t xml:space="preserve">first immunotherapy </w:t>
        </w:r>
        <w:r w:rsidR="00743F1F" w:rsidRPr="00094CBE">
          <w:rPr>
            <w:lang w:val="en-US"/>
          </w:rPr>
          <w:t>was initiated</w:t>
        </w:r>
        <w:r w:rsidR="00743F1F" w:rsidRPr="00DA3A24">
          <w:rPr>
            <w:lang w:val="en-US"/>
          </w:rPr>
          <w:t xml:space="preserve">. Follow the step-by-step reasoning process before giving the final result. </w:t>
        </w:r>
        <w:r w:rsidR="00743F1F" w:rsidRPr="00D207AD">
          <w:rPr>
            <w:lang w:val="en-US"/>
          </w:rPr>
          <w:t>Perform all reasoning internally before producing the final output and do not output any explanation in the final answer.</w:t>
        </w:r>
      </w:ins>
    </w:p>
    <w:p w14:paraId="4D2B08F1" w14:textId="77777777" w:rsidR="00743F1F" w:rsidRDefault="00743F1F" w:rsidP="00743F1F">
      <w:pPr>
        <w:ind w:left="720"/>
        <w:rPr>
          <w:ins w:id="132" w:author="雅卉 蒋" w:date="2025-08-18T16:34:00Z"/>
          <w:lang w:val="en-US"/>
        </w:rPr>
      </w:pPr>
      <w:ins w:id="133" w:author="雅卉 蒋" w:date="2025-08-18T16:34:00Z">
        <w:r>
          <w:rPr>
            <w:lang w:val="en-US"/>
          </w:rPr>
          <w:t>(R</w:t>
        </w:r>
        <w:r w:rsidRPr="00DA3A24">
          <w:rPr>
            <w:lang w:val="en-US"/>
          </w:rPr>
          <w:t xml:space="preserve">easoning </w:t>
        </w:r>
        <w:r>
          <w:rPr>
            <w:lang w:val="en-US"/>
          </w:rPr>
          <w:t>P</w:t>
        </w:r>
        <w:r w:rsidRPr="00DA3A24">
          <w:rPr>
            <w:lang w:val="en-US"/>
          </w:rPr>
          <w:t>rocess</w:t>
        </w:r>
        <w:r>
          <w:rPr>
            <w:lang w:val="en-US"/>
          </w:rPr>
          <w:t>:</w:t>
        </w:r>
      </w:ins>
    </w:p>
    <w:p w14:paraId="0702EB88" w14:textId="77777777" w:rsidR="00743F1F" w:rsidRPr="00DA3A24" w:rsidRDefault="00743F1F" w:rsidP="00743F1F">
      <w:pPr>
        <w:ind w:left="720"/>
        <w:rPr>
          <w:ins w:id="134" w:author="雅卉 蒋" w:date="2025-08-18T16:34:00Z"/>
          <w:lang w:val="en-US"/>
        </w:rPr>
      </w:pPr>
      <w:ins w:id="135" w:author="雅卉 蒋" w:date="2025-08-18T16:34:00Z">
        <w:r w:rsidRPr="00214784">
          <w:rPr>
            <w:lang w:val="en-US"/>
          </w:rPr>
          <w:t>Step 1: Identify</w:t>
        </w:r>
        <w:r>
          <w:rPr>
            <w:lang w:val="en-US"/>
          </w:rPr>
          <w:t xml:space="preserve"> </w:t>
        </w:r>
        <w:r w:rsidRPr="00DA3A24">
          <w:rPr>
            <w:lang w:val="en-US"/>
          </w:rPr>
          <w:t>relevant time expressions in the text about</w:t>
        </w:r>
        <w:r>
          <w:rPr>
            <w:lang w:val="en-US"/>
          </w:rPr>
          <w:t>:</w:t>
        </w:r>
        <w:r w:rsidRPr="00DA3A24">
          <w:rPr>
            <w:lang w:val="en-US"/>
          </w:rPr>
          <w:t xml:space="preserve"> (1) the interval of onset to first immunotherapy</w:t>
        </w:r>
        <w:r>
          <w:rPr>
            <w:lang w:val="en-US"/>
          </w:rPr>
          <w:t xml:space="preserve">; (2) </w:t>
        </w:r>
        <w:r w:rsidRPr="00DA3A24">
          <w:rPr>
            <w:lang w:val="en-US"/>
          </w:rPr>
          <w:t>date or time reference</w:t>
        </w:r>
        <w:r>
          <w:rPr>
            <w:lang w:val="en-US"/>
          </w:rPr>
          <w:t xml:space="preserve"> of </w:t>
        </w:r>
        <w:r w:rsidRPr="00DA3A24">
          <w:rPr>
            <w:lang w:val="en-US"/>
          </w:rPr>
          <w:t>symptom onset; (3)</w:t>
        </w:r>
        <w:r w:rsidRPr="00FE60F8">
          <w:rPr>
            <w:lang w:val="en-US"/>
          </w:rPr>
          <w:t xml:space="preserve"> </w:t>
        </w:r>
        <w:r w:rsidRPr="00DA3A24">
          <w:rPr>
            <w:lang w:val="en-US"/>
          </w:rPr>
          <w:t>date or time reference</w:t>
        </w:r>
        <w:r>
          <w:rPr>
            <w:lang w:val="en-US"/>
          </w:rPr>
          <w:t xml:space="preserve"> of</w:t>
        </w:r>
        <w:r w:rsidRPr="00DA3A24">
          <w:rPr>
            <w:lang w:val="en-US"/>
          </w:rPr>
          <w:t xml:space="preserve"> </w:t>
        </w:r>
        <w:r w:rsidRPr="00DA3A24">
          <w:rPr>
            <w:rFonts w:hint="eastAsia"/>
            <w:lang w:val="en-US"/>
          </w:rPr>
          <w:t>f</w:t>
        </w:r>
        <w:r w:rsidRPr="00DA3A24">
          <w:rPr>
            <w:lang w:val="en-US"/>
          </w:rPr>
          <w:t>irst immunotherapy initiation</w:t>
        </w:r>
        <w:r>
          <w:rPr>
            <w:lang w:val="en-US"/>
          </w:rPr>
          <w:t>.</w:t>
        </w:r>
      </w:ins>
    </w:p>
    <w:p w14:paraId="16127C0D" w14:textId="77777777" w:rsidR="00743F1F" w:rsidRDefault="00743F1F" w:rsidP="00743F1F">
      <w:pPr>
        <w:ind w:left="720"/>
        <w:rPr>
          <w:ins w:id="136" w:author="雅卉 蒋" w:date="2025-08-18T16:34:00Z"/>
          <w:lang w:val="en-US"/>
        </w:rPr>
      </w:pPr>
      <w:ins w:id="137" w:author="雅卉 蒋" w:date="2025-08-18T16:34:00Z">
        <w:r w:rsidRPr="00DA3A24">
          <w:rPr>
            <w:lang w:val="en-US"/>
          </w:rPr>
          <w:t xml:space="preserve">Step 2: Classify the </w:t>
        </w:r>
        <w:r w:rsidRPr="00DA3A24">
          <w:t xml:space="preserve">identified </w:t>
        </w:r>
        <w:r w:rsidRPr="00DA3A24">
          <w:rPr>
            <w:lang w:val="en-US"/>
          </w:rPr>
          <w:t>information into one of these cases: (</w:t>
        </w:r>
        <w:r>
          <w:rPr>
            <w:lang w:val="en-US"/>
          </w:rPr>
          <w:t>A</w:t>
        </w:r>
        <w:r w:rsidRPr="00DA3A24">
          <w:rPr>
            <w:lang w:val="en-US"/>
          </w:rPr>
          <w:t>) interval is already given in days; (</w:t>
        </w:r>
        <w:r>
          <w:rPr>
            <w:lang w:val="en-US"/>
          </w:rPr>
          <w:t>B</w:t>
        </w:r>
        <w:r w:rsidRPr="00DA3A24">
          <w:rPr>
            <w:lang w:val="en-US"/>
          </w:rPr>
          <w:t>) interval is given in weeks or months; (</w:t>
        </w:r>
        <w:r>
          <w:rPr>
            <w:lang w:val="en-US"/>
          </w:rPr>
          <w:t>C</w:t>
        </w:r>
        <w:r w:rsidRPr="00DA3A24">
          <w:rPr>
            <w:lang w:val="en-US"/>
          </w:rPr>
          <w:t xml:space="preserve">) </w:t>
        </w:r>
        <w:r>
          <w:rPr>
            <w:lang w:val="en-US"/>
          </w:rPr>
          <w:t>t</w:t>
        </w:r>
        <w:r w:rsidRPr="00DA3A24">
          <w:rPr>
            <w:lang w:val="en-US"/>
          </w:rPr>
          <w:t>wo specific dates are provided; (</w:t>
        </w:r>
        <w:r>
          <w:rPr>
            <w:lang w:val="en-US"/>
          </w:rPr>
          <w:t>D</w:t>
        </w:r>
        <w:r w:rsidRPr="00DA3A24">
          <w:rPr>
            <w:lang w:val="en-US"/>
          </w:rPr>
          <w:t xml:space="preserve">) </w:t>
        </w:r>
        <w:r>
          <w:rPr>
            <w:lang w:val="en-US"/>
          </w:rPr>
          <w:t>i</w:t>
        </w:r>
        <w:r w:rsidRPr="00DA3A24">
          <w:rPr>
            <w:lang w:val="en-US"/>
          </w:rPr>
          <w:t>nformation is unavailable or incomplete</w:t>
        </w:r>
        <w:r>
          <w:rPr>
            <w:lang w:val="en-US"/>
          </w:rPr>
          <w:t>.</w:t>
        </w:r>
      </w:ins>
    </w:p>
    <w:p w14:paraId="5E2DC8AD" w14:textId="77777777" w:rsidR="00743F1F" w:rsidRPr="00D207AD" w:rsidRDefault="00743F1F" w:rsidP="00743F1F">
      <w:pPr>
        <w:ind w:left="720"/>
        <w:rPr>
          <w:ins w:id="138" w:author="雅卉 蒋" w:date="2025-08-18T16:34:00Z"/>
          <w:lang w:val="en-US"/>
        </w:rPr>
      </w:pPr>
      <w:ins w:id="139" w:author="雅卉 蒋" w:date="2025-08-18T16:34:00Z">
        <w:r w:rsidRPr="00D207AD">
          <w:rPr>
            <w:lang w:val="en-US"/>
          </w:rPr>
          <w:lastRenderedPageBreak/>
          <w:t xml:space="preserve">Step 3: Apply calculation rules: (for A) directly extract the number of days; (for B) </w:t>
        </w:r>
        <w:r w:rsidRPr="00D207AD">
          <w:rPr>
            <w:rFonts w:hint="eastAsia"/>
            <w:lang w:val="en-US"/>
          </w:rPr>
          <w:t>c</w:t>
        </w:r>
        <w:r w:rsidRPr="00D207AD">
          <w:rPr>
            <w:lang w:val="en-US"/>
          </w:rPr>
          <w:t xml:space="preserve">onvert to days </w:t>
        </w:r>
        <w:r w:rsidRPr="00094CBE">
          <w:rPr>
            <w:lang w:val="en-US"/>
          </w:rPr>
          <w:t>(1 week = 7 days; 1 month = 30 days</w:t>
        </w:r>
        <w:r w:rsidRPr="00D207AD">
          <w:rPr>
            <w:lang w:val="en-US"/>
          </w:rPr>
          <w:t xml:space="preserve">); (for C) calculate the difference in days between the two dates (calendar days, not rounded); (for D) </w:t>
        </w:r>
        <w:r>
          <w:rPr>
            <w:lang w:val="en-US"/>
          </w:rPr>
          <w:t>a</w:t>
        </w:r>
        <w:r w:rsidRPr="00D207AD">
          <w:rPr>
            <w:lang w:val="en-US"/>
          </w:rPr>
          <w:t>ssign null</w:t>
        </w:r>
        <w:r w:rsidRPr="00D207AD">
          <w:t>.</w:t>
        </w:r>
      </w:ins>
    </w:p>
    <w:p w14:paraId="1E386189" w14:textId="40884DB8" w:rsidR="00743F1F" w:rsidRPr="00F368F6" w:rsidRDefault="00743F1F">
      <w:pPr>
        <w:ind w:left="720"/>
        <w:rPr>
          <w:lang w:val="en-US"/>
        </w:rPr>
        <w:pPrChange w:id="140" w:author="雅卉 蒋" w:date="2025-08-18T16:38:00Z">
          <w:pPr/>
        </w:pPrChange>
      </w:pPr>
      <w:ins w:id="141" w:author="雅卉 蒋" w:date="2025-08-18T16:34:00Z">
        <w:r w:rsidRPr="00214784">
          <w:rPr>
            <w:lang w:val="en-US"/>
          </w:rPr>
          <w:t xml:space="preserve">Step </w:t>
        </w:r>
        <w:r>
          <w:rPr>
            <w:lang w:val="en-US"/>
          </w:rPr>
          <w:t>4</w:t>
        </w:r>
        <w:r w:rsidRPr="00214784">
          <w:rPr>
            <w:lang w:val="en-US"/>
          </w:rPr>
          <w:t>: Output the result as an integer number of days</w:t>
        </w:r>
        <w:r>
          <w:rPr>
            <w:lang w:val="en-US"/>
          </w:rPr>
          <w:t xml:space="preserve"> </w:t>
        </w:r>
        <w:r w:rsidRPr="00094CBE">
          <w:rPr>
            <w:lang w:val="en-US"/>
          </w:rPr>
          <w:t>without units</w:t>
        </w:r>
        <w:r w:rsidRPr="00D207AD">
          <w:rPr>
            <w:lang w:val="en-US"/>
          </w:rPr>
          <w:t>,</w:t>
        </w:r>
        <w:r>
          <w:rPr>
            <w:lang w:val="en-US"/>
          </w:rPr>
          <w:t xml:space="preserve"> or null if </w:t>
        </w:r>
        <w:r w:rsidRPr="00D207AD">
          <w:rPr>
            <w:lang w:val="en-US"/>
          </w:rPr>
          <w:t>missing.</w:t>
        </w:r>
        <w:r>
          <w:rPr>
            <w:lang w:val="en-US"/>
          </w:rPr>
          <w:t>)</w:t>
        </w:r>
      </w:ins>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42" w:author="Michael Eyre" w:date="2025-08-14T18:21:00Z">
        <w:r w:rsidR="00F36932">
          <w:rPr>
            <w:lang w:val="en-US"/>
          </w:rPr>
          <w:t>o</w:t>
        </w:r>
      </w:ins>
      <w:del w:id="143"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144" w:author="Michael Eyre" w:date="2025-08-14T18:22:00Z">
        <w:r w:rsidR="00F36932">
          <w:rPr>
            <w:lang w:val="en-US"/>
          </w:rPr>
          <w:t>corticosteroids [</w:t>
        </w:r>
      </w:ins>
      <w:r w:rsidRPr="00F368F6">
        <w:rPr>
          <w:lang w:val="en-US"/>
        </w:rPr>
        <w:t>CS</w:t>
      </w:r>
      <w:ins w:id="145" w:author="Michael Eyre" w:date="2025-08-14T18:22:00Z">
        <w:r w:rsidR="00F36932">
          <w:rPr>
            <w:lang w:val="en-US"/>
          </w:rPr>
          <w:t>]</w:t>
        </w:r>
      </w:ins>
      <w:r w:rsidRPr="00F368F6">
        <w:rPr>
          <w:lang w:val="en-US"/>
        </w:rPr>
        <w:t xml:space="preserve">, </w:t>
      </w:r>
      <w:ins w:id="146"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147" w:author="雅卉 蒋" w:date="2025-08-15T11:07:00Z">
        <w:r w:rsidR="004B7C19">
          <w:rPr>
            <w:lang w:val="en-US"/>
          </w:rPr>
          <w:t>]</w:t>
        </w:r>
      </w:ins>
      <w:r w:rsidRPr="00F368F6">
        <w:rPr>
          <w:lang w:val="en-US"/>
        </w:rPr>
        <w:t xml:space="preserve">, </w:t>
      </w:r>
      <w:ins w:id="148" w:author="Michael Eyre" w:date="2025-08-14T18:22:00Z">
        <w:r w:rsidR="00F36932">
          <w:rPr>
            <w:lang w:val="en-US"/>
          </w:rPr>
          <w:t>therapeutic plasma exchange [</w:t>
        </w:r>
      </w:ins>
      <w:r w:rsidRPr="00F368F6">
        <w:rPr>
          <w:lang w:val="en-US"/>
        </w:rPr>
        <w:t>PE</w:t>
      </w:r>
      <w:ins w:id="149" w:author="Michael Eyre" w:date="2025-08-14T18:22:00Z">
        <w:r w:rsidR="00F36932">
          <w:rPr>
            <w:lang w:val="en-US"/>
          </w:rPr>
          <w:t>]</w:t>
        </w:r>
      </w:ins>
      <w:ins w:id="150" w:author="Michael Eyre" w:date="2025-08-14T18:23:00Z">
        <w:r w:rsidR="00F36932">
          <w:rPr>
            <w:lang w:val="en-US"/>
          </w:rPr>
          <w:t>/</w:t>
        </w:r>
      </w:ins>
      <w:ins w:id="151" w:author="Michael Eyre" w:date="2025-08-14T18:22:00Z">
        <w:r w:rsidR="00F36932">
          <w:rPr>
            <w:lang w:val="en-US"/>
          </w:rPr>
          <w:t>immunoadsorption [IA]</w:t>
        </w:r>
      </w:ins>
      <w:del w:id="152" w:author="雅卉 蒋" w:date="2025-08-17T17:08:00Z">
        <w:r w:rsidRPr="00F368F6" w:rsidDel="00781814">
          <w:rPr>
            <w:lang w:val="en-US"/>
          </w:rPr>
          <w:delText>; regardless of the order</w:delText>
        </w:r>
      </w:del>
      <w:ins w:id="153" w:author="雅卉 蒋" w:date="2025-08-17T17:08:00Z">
        <w:r w:rsidR="00781814">
          <w:rPr>
            <w:lang w:val="en-US"/>
          </w:rPr>
          <w:t>. M</w:t>
        </w:r>
      </w:ins>
      <w:ins w:id="154" w:author="雅卉 蒋" w:date="2025-08-17T17:07:00Z">
        <w:r w:rsidR="00781814">
          <w:rPr>
            <w:lang w:val="en-US"/>
          </w:rPr>
          <w:t>atched the drug combination to one of the following categories</w:t>
        </w:r>
      </w:ins>
      <w:ins w:id="155" w:author="雅卉 蒋" w:date="2025-08-17T17:08:00Z">
        <w:r w:rsidR="00781814">
          <w:rPr>
            <w:lang w:val="en-US"/>
          </w:rPr>
          <w:t xml:space="preserve">, </w:t>
        </w:r>
        <w:r w:rsidR="00781814" w:rsidRPr="00F368F6">
          <w:rPr>
            <w:lang w:val="en-US"/>
          </w:rPr>
          <w:t>regardless of the order</w:t>
        </w:r>
      </w:ins>
      <w:del w:id="156" w:author="雅卉 蒋" w:date="2025-08-17T17:08:00Z">
        <w:r w:rsidRPr="00F368F6" w:rsidDel="00781814">
          <w:rPr>
            <w:lang w:val="en-US"/>
          </w:rPr>
          <w:delText>). &lt;Categories include</w:delText>
        </w:r>
      </w:del>
      <w:r w:rsidRPr="00F368F6">
        <w:rPr>
          <w:lang w:val="en-US"/>
        </w:rPr>
        <w:t>: "None", "CS only", "CS+IVIG", "CS+IVIG+PE/IA", "CS+PE/IA", "IVIG only", "IVIG+PE/IA", "PE/IA only</w:t>
      </w:r>
      <w:del w:id="157" w:author="雅卉 蒋" w:date="2025-08-17T17:08:00Z">
        <w:r w:rsidRPr="00F368F6" w:rsidDel="00781814">
          <w:rPr>
            <w:lang w:val="en-US"/>
          </w:rPr>
          <w:delText>"&gt;</w:delText>
        </w:r>
      </w:del>
      <w:ins w:id="158"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159" w:author="Michael Eyre" w:date="2025-08-14T18:24:00Z">
        <w:r w:rsidRPr="00F368F6" w:rsidDel="00F36932">
          <w:rPr>
            <w:lang w:val="en-US"/>
          </w:rPr>
          <w:delText xml:space="preserve">use </w:delText>
        </w:r>
      </w:del>
      <w:ins w:id="160" w:author="Michael Eyre" w:date="2025-08-14T18:24:00Z">
        <w:r w:rsidR="00F36932">
          <w:rPr>
            <w:lang w:val="en-US"/>
          </w:rPr>
          <w:t>initiation</w:t>
        </w:r>
        <w:r w:rsidR="00F36932" w:rsidRPr="00F368F6">
          <w:rPr>
            <w:lang w:val="en-US"/>
          </w:rPr>
          <w:t xml:space="preserve"> </w:t>
        </w:r>
      </w:ins>
      <w:r w:rsidRPr="00F368F6">
        <w:rPr>
          <w:lang w:val="en-US"/>
        </w:rPr>
        <w:t xml:space="preserve">of </w:t>
      </w:r>
      <w:ins w:id="161" w:author="Michael Eyre" w:date="2025-08-14T18:24:00Z">
        <w:r w:rsidR="00F36932">
          <w:rPr>
            <w:lang w:val="en-US"/>
          </w:rPr>
          <w:t>R</w:t>
        </w:r>
      </w:ins>
      <w:ins w:id="162" w:author="Michael Eyre" w:date="2025-08-14T18:23:00Z">
        <w:r w:rsidR="00F36932">
          <w:rPr>
            <w:lang w:val="en-US"/>
          </w:rPr>
          <w:t>ituximab (</w:t>
        </w:r>
      </w:ins>
      <w:r w:rsidRPr="00F368F6">
        <w:rPr>
          <w:lang w:val="en-US"/>
        </w:rPr>
        <w:t>RTX</w:t>
      </w:r>
      <w:ins w:id="163"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164" w:author="Michael Eyre" w:date="2025-08-14T18:24:00Z">
        <w:r w:rsidR="00F36932">
          <w:rPr>
            <w:lang w:val="en-US"/>
          </w:rPr>
          <w:t>initiation</w:t>
        </w:r>
        <w:r w:rsidR="00F36932" w:rsidRPr="00F368F6">
          <w:rPr>
            <w:lang w:val="en-US"/>
          </w:rPr>
          <w:t xml:space="preserve"> </w:t>
        </w:r>
      </w:ins>
      <w:del w:id="165" w:author="Michael Eyre" w:date="2025-08-14T18:24:00Z">
        <w:r w:rsidRPr="00F368F6" w:rsidDel="00F36932">
          <w:rPr>
            <w:lang w:val="en-US"/>
          </w:rPr>
          <w:delText xml:space="preserve">use </w:delText>
        </w:r>
      </w:del>
      <w:r w:rsidRPr="00F368F6">
        <w:rPr>
          <w:lang w:val="en-US"/>
        </w:rPr>
        <w:t xml:space="preserve">of </w:t>
      </w:r>
      <w:ins w:id="166" w:author="Michael Eyre" w:date="2025-08-14T18:24:00Z">
        <w:r w:rsidR="00F36932">
          <w:rPr>
            <w:lang w:val="en-US"/>
          </w:rPr>
          <w:t>C</w:t>
        </w:r>
      </w:ins>
      <w:ins w:id="167" w:author="Michael Eyre" w:date="2025-08-14T18:23:00Z">
        <w:r w:rsidR="00F36932">
          <w:rPr>
            <w:lang w:val="en-US"/>
          </w:rPr>
          <w:t>yclophosphamide (</w:t>
        </w:r>
      </w:ins>
      <w:r w:rsidRPr="00F368F6">
        <w:rPr>
          <w:lang w:val="en-US"/>
        </w:rPr>
        <w:t>CYC</w:t>
      </w:r>
      <w:ins w:id="168"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169" w:author="Michael Eyre" w:date="2025-08-14T18:24:00Z">
        <w:r w:rsidR="00F36932">
          <w:rPr>
            <w:lang w:val="en-US"/>
          </w:rPr>
          <w:t>initiation</w:t>
        </w:r>
        <w:r w:rsidR="00F36932" w:rsidRPr="00F368F6">
          <w:rPr>
            <w:lang w:val="en-US"/>
          </w:rPr>
          <w:t xml:space="preserve"> </w:t>
        </w:r>
      </w:ins>
      <w:del w:id="170" w:author="Michael Eyre" w:date="2025-08-14T18:24:00Z">
        <w:r w:rsidRPr="00F368F6" w:rsidDel="00F36932">
          <w:rPr>
            <w:lang w:val="en-US"/>
          </w:rPr>
          <w:delText xml:space="preserve">use </w:delText>
        </w:r>
      </w:del>
      <w:r w:rsidRPr="00F368F6">
        <w:rPr>
          <w:lang w:val="en-US"/>
        </w:rPr>
        <w:t>of Bortezomib</w:t>
      </w:r>
      <w:ins w:id="171"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172" w:author="Michael Eyre" w:date="2025-08-14T18:24:00Z">
        <w:r w:rsidR="00F36932">
          <w:rPr>
            <w:lang w:val="en-US"/>
          </w:rPr>
          <w:t>initiation</w:t>
        </w:r>
        <w:r w:rsidR="00F36932" w:rsidRPr="00F368F6">
          <w:rPr>
            <w:lang w:val="en-US"/>
          </w:rPr>
          <w:t xml:space="preserve"> </w:t>
        </w:r>
      </w:ins>
      <w:del w:id="173" w:author="Michael Eyre" w:date="2025-08-14T18:24:00Z">
        <w:r w:rsidRPr="00F368F6" w:rsidDel="00F36932">
          <w:rPr>
            <w:lang w:val="en-US"/>
          </w:rPr>
          <w:delText xml:space="preserve">use </w:delText>
        </w:r>
      </w:del>
      <w:r w:rsidRPr="00F368F6">
        <w:rPr>
          <w:lang w:val="en-US"/>
        </w:rPr>
        <w:t>of Tocilizumab</w:t>
      </w:r>
      <w:ins w:id="174"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t xml:space="preserve">- ITMaintenanceMMF: </w:t>
      </w:r>
      <w:ins w:id="175" w:author="Michael Eyre" w:date="2025-08-14T18:24:00Z">
        <w:r w:rsidR="00F36932">
          <w:rPr>
            <w:lang w:val="en-US"/>
          </w:rPr>
          <w:t>initiation</w:t>
        </w:r>
        <w:r w:rsidR="00F36932" w:rsidRPr="00F368F6">
          <w:rPr>
            <w:lang w:val="en-US"/>
          </w:rPr>
          <w:t xml:space="preserve"> </w:t>
        </w:r>
      </w:ins>
      <w:del w:id="176" w:author="Michael Eyre" w:date="2025-08-14T18:24:00Z">
        <w:r w:rsidRPr="00F368F6" w:rsidDel="00F36932">
          <w:rPr>
            <w:lang w:val="en-US"/>
          </w:rPr>
          <w:delText xml:space="preserve">use </w:delText>
        </w:r>
      </w:del>
      <w:r w:rsidRPr="00F368F6">
        <w:rPr>
          <w:lang w:val="en-US"/>
        </w:rPr>
        <w:t xml:space="preserve">of </w:t>
      </w:r>
      <w:ins w:id="177" w:author="Michael Eyre" w:date="2025-08-14T18:24:00Z">
        <w:r w:rsidR="00F36932">
          <w:rPr>
            <w:lang w:val="en-US"/>
          </w:rPr>
          <w:t>Mycophenolate Mof</w:t>
        </w:r>
      </w:ins>
      <w:ins w:id="178" w:author="Michael Eyre" w:date="2025-08-14T18:25:00Z">
        <w:r w:rsidR="00F36932">
          <w:rPr>
            <w:lang w:val="en-US"/>
          </w:rPr>
          <w:t>etil (</w:t>
        </w:r>
      </w:ins>
      <w:r w:rsidRPr="00F368F6">
        <w:rPr>
          <w:lang w:val="en-US"/>
        </w:rPr>
        <w:t>MMF</w:t>
      </w:r>
      <w:ins w:id="179" w:author="Michael Eyre" w:date="2025-08-14T18:25:00Z">
        <w:r w:rsidR="00F36932">
          <w:rPr>
            <w:lang w:val="en-US"/>
          </w:rPr>
          <w:t>)</w:t>
        </w:r>
      </w:ins>
      <w:r w:rsidRPr="00F368F6">
        <w:rPr>
          <w:lang w:val="en-US"/>
        </w:rPr>
        <w:t xml:space="preserve"> for any duration</w:t>
      </w:r>
      <w:ins w:id="180"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ITMaintenanceAZA: </w:t>
      </w:r>
      <w:ins w:id="181" w:author="Michael Eyre" w:date="2025-08-14T18:24:00Z">
        <w:r w:rsidR="00F36932">
          <w:rPr>
            <w:lang w:val="en-US"/>
          </w:rPr>
          <w:t>initiation</w:t>
        </w:r>
        <w:r w:rsidR="00F36932" w:rsidRPr="00F368F6">
          <w:rPr>
            <w:lang w:val="en-US"/>
          </w:rPr>
          <w:t xml:space="preserve"> </w:t>
        </w:r>
      </w:ins>
      <w:del w:id="182" w:author="Michael Eyre" w:date="2025-08-14T18:24:00Z">
        <w:r w:rsidRPr="00F368F6" w:rsidDel="00F36932">
          <w:rPr>
            <w:lang w:val="en-US"/>
          </w:rPr>
          <w:delText xml:space="preserve">use </w:delText>
        </w:r>
      </w:del>
      <w:r w:rsidRPr="00F368F6">
        <w:rPr>
          <w:lang w:val="en-US"/>
        </w:rPr>
        <w:t xml:space="preserve">of </w:t>
      </w:r>
      <w:ins w:id="183" w:author="Michael Eyre" w:date="2025-08-14T18:25:00Z">
        <w:r w:rsidR="00F36932">
          <w:rPr>
            <w:lang w:val="en-US"/>
          </w:rPr>
          <w:t>Azathioprine (</w:t>
        </w:r>
      </w:ins>
      <w:r w:rsidRPr="00F368F6">
        <w:rPr>
          <w:lang w:val="en-US"/>
        </w:rPr>
        <w:t>AZA</w:t>
      </w:r>
      <w:ins w:id="184" w:author="Michael Eyre" w:date="2025-08-14T18:25:00Z">
        <w:r w:rsidR="00F36932">
          <w:rPr>
            <w:lang w:val="en-US"/>
          </w:rPr>
          <w:t>)</w:t>
        </w:r>
      </w:ins>
      <w:r w:rsidRPr="00F368F6">
        <w:rPr>
          <w:lang w:val="en-US"/>
        </w:rPr>
        <w:t xml:space="preserve"> for any duration</w:t>
      </w:r>
      <w:ins w:id="185"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ITMaintenanceMTX: </w:t>
      </w:r>
      <w:ins w:id="186" w:author="Michael Eyre" w:date="2025-08-14T18:24:00Z">
        <w:r w:rsidR="00F36932">
          <w:rPr>
            <w:lang w:val="en-US"/>
          </w:rPr>
          <w:t>initiation</w:t>
        </w:r>
        <w:r w:rsidR="00F36932" w:rsidRPr="00F368F6">
          <w:rPr>
            <w:lang w:val="en-US"/>
          </w:rPr>
          <w:t xml:space="preserve"> </w:t>
        </w:r>
      </w:ins>
      <w:del w:id="187" w:author="Michael Eyre" w:date="2025-08-14T18:24:00Z">
        <w:r w:rsidRPr="00F368F6" w:rsidDel="00F36932">
          <w:rPr>
            <w:lang w:val="en-US"/>
          </w:rPr>
          <w:delText xml:space="preserve">use </w:delText>
        </w:r>
      </w:del>
      <w:r w:rsidRPr="00F368F6">
        <w:rPr>
          <w:lang w:val="en-US"/>
        </w:rPr>
        <w:t xml:space="preserve">of </w:t>
      </w:r>
      <w:ins w:id="188" w:author="Michael Eyre" w:date="2025-08-14T18:25:00Z">
        <w:r w:rsidR="00F36932">
          <w:rPr>
            <w:lang w:val="en-US"/>
          </w:rPr>
          <w:t>Methotrexate (</w:t>
        </w:r>
      </w:ins>
      <w:r w:rsidRPr="00F368F6">
        <w:rPr>
          <w:lang w:val="en-US"/>
        </w:rPr>
        <w:t>MTX</w:t>
      </w:r>
      <w:ins w:id="189" w:author="Michael Eyre" w:date="2025-08-14T18:25:00Z">
        <w:r w:rsidR="00F36932">
          <w:rPr>
            <w:lang w:val="en-US"/>
          </w:rPr>
          <w:t>)</w:t>
        </w:r>
      </w:ins>
      <w:r w:rsidRPr="00F368F6">
        <w:rPr>
          <w:lang w:val="en-US"/>
        </w:rPr>
        <w:t xml:space="preserve"> for any duration</w:t>
      </w:r>
      <w:ins w:id="190"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191" w:author="Michael Eyre" w:date="2025-08-14T18:25:00Z">
        <w:r w:rsidR="00F36932">
          <w:rPr>
            <w:lang w:val="en-US"/>
          </w:rPr>
          <w:t xml:space="preserve">initiation of </w:t>
        </w:r>
      </w:ins>
      <w:r w:rsidRPr="00F368F6">
        <w:rPr>
          <w:rFonts w:hint="eastAsia"/>
          <w:lang w:val="en-US"/>
        </w:rPr>
        <w:t xml:space="preserve">long-term steroids </w:t>
      </w:r>
      <w:del w:id="192"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193"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194"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195" w:author="Michael Eyre" w:date="2025-08-14T18:26:00Z">
        <w:r w:rsidR="00F36932">
          <w:rPr>
            <w:lang w:val="en-US"/>
          </w:rPr>
          <w:t xml:space="preserve"> at first disease event</w:t>
        </w:r>
      </w:ins>
    </w:p>
    <w:p w14:paraId="394A7EA8" w14:textId="77777777" w:rsidR="00743F1F" w:rsidRDefault="00743F1F" w:rsidP="00743F1F">
      <w:pPr>
        <w:rPr>
          <w:ins w:id="196" w:author="雅卉 蒋" w:date="2025-08-18T16:34:00Z"/>
          <w:lang w:val="en-US"/>
        </w:rPr>
      </w:pPr>
      <w:ins w:id="197" w:author="雅卉 蒋" w:date="2025-08-18T16:34:00Z">
        <w:r w:rsidRPr="00F368F6">
          <w:rPr>
            <w:lang w:val="en-US"/>
          </w:rPr>
          <w:t>- MonthsToFU: number of months</w:t>
        </w:r>
        <w:r>
          <w:rPr>
            <w:lang w:val="en-US"/>
          </w:rPr>
          <w:t xml:space="preserve"> (as a float number)</w:t>
        </w:r>
        <w:r w:rsidRPr="00F368F6">
          <w:rPr>
            <w:lang w:val="en-US"/>
          </w:rPr>
          <w:t xml:space="preserve"> from</w:t>
        </w:r>
        <w:r>
          <w:rPr>
            <w:lang w:val="en-US"/>
          </w:rPr>
          <w:t xml:space="preserve"> the </w:t>
        </w:r>
        <w:r w:rsidRPr="00094CBE">
          <w:rPr>
            <w:lang w:val="en-US"/>
          </w:rPr>
          <w:t xml:space="preserve">onset of </w:t>
        </w:r>
        <w:r w:rsidRPr="00DA3A24">
          <w:rPr>
            <w:lang w:val="en-US"/>
          </w:rPr>
          <w:t>NMDARE</w:t>
        </w:r>
        <w:r w:rsidRPr="00F368F6">
          <w:rPr>
            <w:lang w:val="en-US"/>
          </w:rPr>
          <w:t xml:space="preserve"> to </w:t>
        </w:r>
        <w:r>
          <w:rPr>
            <w:lang w:val="en-US"/>
          </w:rPr>
          <w:t xml:space="preserve">the </w:t>
        </w:r>
        <w:r w:rsidRPr="00F368F6">
          <w:rPr>
            <w:lang w:val="en-US"/>
          </w:rPr>
          <w:t>last follow-up</w:t>
        </w:r>
        <w:r>
          <w:rPr>
            <w:lang w:val="en-US"/>
          </w:rPr>
          <w:t xml:space="preserve">. </w:t>
        </w:r>
        <w:r w:rsidRPr="00DA3A24">
          <w:rPr>
            <w:lang w:val="en-US"/>
          </w:rPr>
          <w:t xml:space="preserve">Follow the step-by-step reasoning process before giving the final result. </w:t>
        </w:r>
        <w:r w:rsidRPr="00D207AD">
          <w:rPr>
            <w:lang w:val="en-US"/>
          </w:rPr>
          <w:t>Perform all reasoning internally</w:t>
        </w:r>
        <w:r>
          <w:rPr>
            <w:lang w:val="en-US"/>
          </w:rPr>
          <w:t xml:space="preserve"> </w:t>
        </w:r>
        <w:r w:rsidRPr="00D207AD">
          <w:rPr>
            <w:lang w:val="en-US"/>
          </w:rPr>
          <w:t>before producing the final output and do not output any explanation in the final answer.</w:t>
        </w:r>
      </w:ins>
    </w:p>
    <w:p w14:paraId="79E9D1F6" w14:textId="77777777" w:rsidR="00743F1F" w:rsidRDefault="00743F1F" w:rsidP="00743F1F">
      <w:pPr>
        <w:ind w:left="720"/>
        <w:rPr>
          <w:ins w:id="198" w:author="雅卉 蒋" w:date="2025-08-18T16:34:00Z"/>
          <w:lang w:val="en-US"/>
        </w:rPr>
      </w:pPr>
      <w:ins w:id="199" w:author="雅卉 蒋" w:date="2025-08-18T16:34:00Z">
        <w:r>
          <w:rPr>
            <w:lang w:val="en-US"/>
          </w:rPr>
          <w:t>(R</w:t>
        </w:r>
        <w:r w:rsidRPr="00DA3A24">
          <w:rPr>
            <w:lang w:val="en-US"/>
          </w:rPr>
          <w:t xml:space="preserve">easoning </w:t>
        </w:r>
        <w:r>
          <w:rPr>
            <w:lang w:val="en-US"/>
          </w:rPr>
          <w:t>P</w:t>
        </w:r>
        <w:r w:rsidRPr="00DA3A24">
          <w:rPr>
            <w:lang w:val="en-US"/>
          </w:rPr>
          <w:t>rocess</w:t>
        </w:r>
        <w:r>
          <w:rPr>
            <w:lang w:val="en-US"/>
          </w:rPr>
          <w:t>:</w:t>
        </w:r>
      </w:ins>
    </w:p>
    <w:p w14:paraId="1A28CFE4" w14:textId="77777777" w:rsidR="00743F1F" w:rsidRPr="00DA3A24" w:rsidRDefault="00743F1F" w:rsidP="00743F1F">
      <w:pPr>
        <w:ind w:left="720"/>
        <w:rPr>
          <w:ins w:id="200" w:author="雅卉 蒋" w:date="2025-08-18T16:34:00Z"/>
          <w:lang w:val="en-US"/>
        </w:rPr>
      </w:pPr>
      <w:ins w:id="201" w:author="雅卉 蒋" w:date="2025-08-18T16:34:00Z">
        <w:r w:rsidRPr="00214784">
          <w:rPr>
            <w:lang w:val="en-US"/>
          </w:rPr>
          <w:t>Step 1: Identify</w:t>
        </w:r>
        <w:r>
          <w:rPr>
            <w:lang w:val="en-US"/>
          </w:rPr>
          <w:t xml:space="preserve"> </w:t>
        </w:r>
        <w:r w:rsidRPr="00DA3A24">
          <w:rPr>
            <w:lang w:val="en-US"/>
          </w:rPr>
          <w:t>relevant time expressions in the text about</w:t>
        </w:r>
        <w:r>
          <w:rPr>
            <w:lang w:val="en-US"/>
          </w:rPr>
          <w:t>:</w:t>
        </w:r>
        <w:r w:rsidRPr="00DA3A24">
          <w:rPr>
            <w:lang w:val="en-US"/>
          </w:rPr>
          <w:t xml:space="preserve"> (1) the interval of onset to </w:t>
        </w:r>
        <w:r w:rsidRPr="00F368F6">
          <w:rPr>
            <w:lang w:val="en-US"/>
          </w:rPr>
          <w:t>last follow-up</w:t>
        </w:r>
        <w:r>
          <w:rPr>
            <w:lang w:val="en-US"/>
          </w:rPr>
          <w:t xml:space="preserve">; (2) </w:t>
        </w:r>
        <w:r w:rsidRPr="00DA3A24">
          <w:rPr>
            <w:lang w:val="en-US"/>
          </w:rPr>
          <w:t>date or time reference</w:t>
        </w:r>
        <w:r>
          <w:rPr>
            <w:lang w:val="en-US"/>
          </w:rPr>
          <w:t xml:space="preserve"> of </w:t>
        </w:r>
        <w:r w:rsidRPr="00DA3A24">
          <w:rPr>
            <w:lang w:val="en-US"/>
          </w:rPr>
          <w:t>symptom onset; (3) date or time reference</w:t>
        </w:r>
        <w:r>
          <w:rPr>
            <w:lang w:val="en-US"/>
          </w:rPr>
          <w:t xml:space="preserve"> of </w:t>
        </w:r>
        <w:r w:rsidRPr="00F368F6">
          <w:rPr>
            <w:lang w:val="en-US"/>
          </w:rPr>
          <w:t>last follow-up</w:t>
        </w:r>
        <w:r>
          <w:rPr>
            <w:lang w:val="en-US"/>
          </w:rPr>
          <w:t>.</w:t>
        </w:r>
      </w:ins>
    </w:p>
    <w:p w14:paraId="2ABC2B88" w14:textId="77777777" w:rsidR="00743F1F" w:rsidRDefault="00743F1F" w:rsidP="00743F1F">
      <w:pPr>
        <w:ind w:left="720"/>
        <w:rPr>
          <w:ins w:id="202" w:author="雅卉 蒋" w:date="2025-08-18T16:34:00Z"/>
          <w:lang w:val="en-US"/>
        </w:rPr>
      </w:pPr>
      <w:ins w:id="203" w:author="雅卉 蒋" w:date="2025-08-18T16:34:00Z">
        <w:r w:rsidRPr="00DA3A24">
          <w:rPr>
            <w:lang w:val="en-US"/>
          </w:rPr>
          <w:t xml:space="preserve">Step 2: Classify the </w:t>
        </w:r>
        <w:r w:rsidRPr="00DA3A24">
          <w:t xml:space="preserve">identified </w:t>
        </w:r>
        <w:r w:rsidRPr="00DA3A24">
          <w:rPr>
            <w:lang w:val="en-US"/>
          </w:rPr>
          <w:t>information into one of these cases: (</w:t>
        </w:r>
        <w:r>
          <w:rPr>
            <w:lang w:val="en-US"/>
          </w:rPr>
          <w:t>A</w:t>
        </w:r>
        <w:r w:rsidRPr="00DA3A24">
          <w:rPr>
            <w:lang w:val="en-US"/>
          </w:rPr>
          <w:t xml:space="preserve">) interval is already given in </w:t>
        </w:r>
        <w:r>
          <w:rPr>
            <w:lang w:val="en-US"/>
          </w:rPr>
          <w:t>month</w:t>
        </w:r>
        <w:r w:rsidRPr="00DA3A24">
          <w:rPr>
            <w:lang w:val="en-US"/>
          </w:rPr>
          <w:t>s; (</w:t>
        </w:r>
        <w:r>
          <w:rPr>
            <w:lang w:val="en-US"/>
          </w:rPr>
          <w:t>B</w:t>
        </w:r>
        <w:r w:rsidRPr="00DA3A24">
          <w:rPr>
            <w:lang w:val="en-US"/>
          </w:rPr>
          <w:t xml:space="preserve">) interval is given in </w:t>
        </w:r>
        <w:r>
          <w:rPr>
            <w:lang w:val="en-US"/>
          </w:rPr>
          <w:t>day</w:t>
        </w:r>
        <w:r w:rsidRPr="00DA3A24">
          <w:rPr>
            <w:lang w:val="en-US"/>
          </w:rPr>
          <w:t xml:space="preserve">s or </w:t>
        </w:r>
        <w:r>
          <w:rPr>
            <w:lang w:val="en-US"/>
          </w:rPr>
          <w:t>week</w:t>
        </w:r>
        <w:r w:rsidRPr="00DA3A24">
          <w:rPr>
            <w:lang w:val="en-US"/>
          </w:rPr>
          <w:t>s</w:t>
        </w:r>
        <w:r>
          <w:rPr>
            <w:lang w:val="en-US"/>
          </w:rPr>
          <w:t xml:space="preserve"> or years</w:t>
        </w:r>
        <w:r w:rsidRPr="00DA3A24">
          <w:rPr>
            <w:lang w:val="en-US"/>
          </w:rPr>
          <w:t>; (</w:t>
        </w:r>
        <w:r>
          <w:rPr>
            <w:lang w:val="en-US"/>
          </w:rPr>
          <w:t>C</w:t>
        </w:r>
        <w:r w:rsidRPr="00DA3A24">
          <w:rPr>
            <w:lang w:val="en-US"/>
          </w:rPr>
          <w:t xml:space="preserve">) </w:t>
        </w:r>
        <w:r>
          <w:rPr>
            <w:lang w:val="en-US"/>
          </w:rPr>
          <w:t>t</w:t>
        </w:r>
        <w:r w:rsidRPr="00DA3A24">
          <w:rPr>
            <w:lang w:val="en-US"/>
          </w:rPr>
          <w:t>wo specific dates are provided; (</w:t>
        </w:r>
        <w:r>
          <w:rPr>
            <w:lang w:val="en-US"/>
          </w:rPr>
          <w:t>D</w:t>
        </w:r>
        <w:r w:rsidRPr="00DA3A24">
          <w:rPr>
            <w:lang w:val="en-US"/>
          </w:rPr>
          <w:t xml:space="preserve">) </w:t>
        </w:r>
        <w:r>
          <w:rPr>
            <w:lang w:val="en-US"/>
          </w:rPr>
          <w:t>i</w:t>
        </w:r>
        <w:r w:rsidRPr="00DA3A24">
          <w:rPr>
            <w:lang w:val="en-US"/>
          </w:rPr>
          <w:t>nformation is unavailable or incomplete</w:t>
        </w:r>
        <w:r>
          <w:rPr>
            <w:lang w:val="en-US"/>
          </w:rPr>
          <w:t>.</w:t>
        </w:r>
      </w:ins>
    </w:p>
    <w:p w14:paraId="0FDEC1BF" w14:textId="77777777" w:rsidR="00743F1F" w:rsidRPr="00D207AD" w:rsidRDefault="00743F1F" w:rsidP="00743F1F">
      <w:pPr>
        <w:ind w:left="720"/>
        <w:rPr>
          <w:ins w:id="204" w:author="雅卉 蒋" w:date="2025-08-18T16:34:00Z"/>
          <w:lang w:val="en-US"/>
        </w:rPr>
      </w:pPr>
      <w:ins w:id="205" w:author="雅卉 蒋" w:date="2025-08-18T16:34:00Z">
        <w:r w:rsidRPr="00D207AD">
          <w:rPr>
            <w:lang w:val="en-US"/>
          </w:rPr>
          <w:t xml:space="preserve">Step 3: Apply calculation rules: (for A) directly extract the number of </w:t>
        </w:r>
        <w:r>
          <w:rPr>
            <w:lang w:val="en-US"/>
          </w:rPr>
          <w:t>month</w:t>
        </w:r>
        <w:r w:rsidRPr="00D207AD">
          <w:rPr>
            <w:lang w:val="en-US"/>
          </w:rPr>
          <w:t xml:space="preserve">s; (for B) </w:t>
        </w:r>
        <w:r w:rsidRPr="00D207AD">
          <w:rPr>
            <w:rFonts w:hint="eastAsia"/>
            <w:lang w:val="en-US"/>
          </w:rPr>
          <w:t>c</w:t>
        </w:r>
        <w:r w:rsidRPr="00D207AD">
          <w:rPr>
            <w:lang w:val="en-US"/>
          </w:rPr>
          <w:t xml:space="preserve">onvert to </w:t>
        </w:r>
        <w:r>
          <w:rPr>
            <w:lang w:val="en-US"/>
          </w:rPr>
          <w:t>month</w:t>
        </w:r>
        <w:r w:rsidRPr="00D207AD">
          <w:rPr>
            <w:lang w:val="en-US"/>
          </w:rPr>
          <w:t xml:space="preserve">s </w:t>
        </w:r>
        <w:r w:rsidRPr="00094CBE">
          <w:rPr>
            <w:lang w:val="en-US"/>
          </w:rPr>
          <w:t xml:space="preserve">(30 days </w:t>
        </w:r>
        <w:r>
          <w:rPr>
            <w:lang w:val="en-US"/>
          </w:rPr>
          <w:t xml:space="preserve">= </w:t>
        </w:r>
        <w:r w:rsidRPr="00094CBE">
          <w:rPr>
            <w:lang w:val="en-US"/>
          </w:rPr>
          <w:t>1 month</w:t>
        </w:r>
        <w:r>
          <w:rPr>
            <w:lang w:val="en-US"/>
          </w:rPr>
          <w:t xml:space="preserve">; </w:t>
        </w:r>
        <w:r w:rsidRPr="00FE60F8">
          <w:rPr>
            <w:lang w:val="en-US"/>
          </w:rPr>
          <w:t>1 week = 7 days → divide by 30 to convert to months; 1 year = 365 days → divide by 30 to convert to months</w:t>
        </w:r>
        <w:r w:rsidRPr="00D207AD">
          <w:rPr>
            <w:lang w:val="en-US"/>
          </w:rPr>
          <w:t xml:space="preserve">); (for C) calculate the difference in </w:t>
        </w:r>
        <w:r w:rsidRPr="001170EA">
          <w:rPr>
            <w:lang w:val="en-US"/>
          </w:rPr>
          <w:t>calendar</w:t>
        </w:r>
        <w:r w:rsidRPr="00D207AD">
          <w:rPr>
            <w:lang w:val="en-US"/>
          </w:rPr>
          <w:t xml:space="preserve"> days between the two dates</w:t>
        </w:r>
        <w:r w:rsidRPr="001170EA">
          <w:rPr>
            <w:lang w:val="en-US"/>
          </w:rPr>
          <w:t>, then divide by 30 to get the number of months</w:t>
        </w:r>
        <w:r w:rsidRPr="00D207AD">
          <w:rPr>
            <w:lang w:val="en-US"/>
          </w:rPr>
          <w:t xml:space="preserve">; (for D) </w:t>
        </w:r>
        <w:r>
          <w:rPr>
            <w:lang w:val="en-US"/>
          </w:rPr>
          <w:t>a</w:t>
        </w:r>
        <w:r w:rsidRPr="00D207AD">
          <w:rPr>
            <w:lang w:val="en-US"/>
          </w:rPr>
          <w:t>ssign null</w:t>
        </w:r>
        <w:r w:rsidRPr="001170EA">
          <w:rPr>
            <w:lang w:val="en-US"/>
          </w:rPr>
          <w:t>.</w:t>
        </w:r>
      </w:ins>
    </w:p>
    <w:p w14:paraId="6FBB7ED8" w14:textId="77777777" w:rsidR="00743F1F" w:rsidRDefault="00743F1F" w:rsidP="00743F1F">
      <w:pPr>
        <w:ind w:left="720"/>
        <w:rPr>
          <w:ins w:id="206" w:author="雅卉 蒋" w:date="2025-08-18T16:34:00Z"/>
          <w:lang w:val="en-US"/>
        </w:rPr>
      </w:pPr>
      <w:ins w:id="207" w:author="雅卉 蒋" w:date="2025-08-18T16:34:00Z">
        <w:r w:rsidRPr="00214784">
          <w:rPr>
            <w:lang w:val="en-US"/>
          </w:rPr>
          <w:t xml:space="preserve">Step </w:t>
        </w:r>
        <w:r>
          <w:rPr>
            <w:lang w:val="en-US"/>
          </w:rPr>
          <w:t>4</w:t>
        </w:r>
        <w:r w:rsidRPr="00214784">
          <w:rPr>
            <w:lang w:val="en-US"/>
          </w:rPr>
          <w:t xml:space="preserve">: Output the result as a </w:t>
        </w:r>
        <w:r>
          <w:rPr>
            <w:lang w:val="en-US"/>
          </w:rPr>
          <w:t>float</w:t>
        </w:r>
        <w:r w:rsidRPr="00214784">
          <w:rPr>
            <w:lang w:val="en-US"/>
          </w:rPr>
          <w:t xml:space="preserve"> number of </w:t>
        </w:r>
        <w:r>
          <w:rPr>
            <w:lang w:val="en-US"/>
          </w:rPr>
          <w:t>month</w:t>
        </w:r>
        <w:r w:rsidRPr="00214784">
          <w:rPr>
            <w:lang w:val="en-US"/>
          </w:rPr>
          <w:t>s</w:t>
        </w:r>
        <w:r>
          <w:rPr>
            <w:lang w:val="en-US"/>
          </w:rPr>
          <w:t xml:space="preserve"> </w:t>
        </w:r>
        <w:r w:rsidRPr="00094CBE">
          <w:rPr>
            <w:lang w:val="en-US"/>
          </w:rPr>
          <w:t>without units</w:t>
        </w:r>
        <w:r w:rsidRPr="00D207AD">
          <w:rPr>
            <w:lang w:val="en-US"/>
          </w:rPr>
          <w:t>,</w:t>
        </w:r>
        <w:r>
          <w:rPr>
            <w:lang w:val="en-US"/>
          </w:rPr>
          <w:t xml:space="preserve"> or null if </w:t>
        </w:r>
        <w:r w:rsidRPr="00D207AD">
          <w:rPr>
            <w:lang w:val="en-US"/>
          </w:rPr>
          <w:t>missing.</w:t>
        </w:r>
        <w:r>
          <w:rPr>
            <w:lang w:val="en-US"/>
          </w:rPr>
          <w:t>)</w:t>
        </w:r>
      </w:ins>
    </w:p>
    <w:p w14:paraId="5BA54A7B" w14:textId="73CDCD50" w:rsidR="00F368F6" w:rsidRPr="00F368F6" w:rsidDel="00743F1F" w:rsidRDefault="00F368F6" w:rsidP="00F368F6">
      <w:pPr>
        <w:rPr>
          <w:del w:id="208" w:author="雅卉 蒋" w:date="2025-08-18T16:34:00Z"/>
          <w:lang w:val="en-US"/>
        </w:rPr>
      </w:pPr>
      <w:del w:id="209" w:author="雅卉 蒋" w:date="2025-08-18T16:34:00Z">
        <w:r w:rsidRPr="00F368F6" w:rsidDel="00743F1F">
          <w:rPr>
            <w:lang w:val="en-US"/>
          </w:rPr>
          <w:delText>- MonthsToFU: number of months from onset of anti-NMDARE to last follow-up (months)</w:delText>
        </w:r>
      </w:del>
    </w:p>
    <w:p w14:paraId="6F274558" w14:textId="77777777" w:rsidR="00F368F6" w:rsidRPr="00F368F6" w:rsidRDefault="00F368F6" w:rsidP="00F368F6">
      <w:pPr>
        <w:rPr>
          <w:lang w:val="en-US"/>
        </w:rPr>
      </w:pPr>
      <w:r w:rsidRPr="00F368F6">
        <w:rPr>
          <w:lang w:val="en-US"/>
        </w:rPr>
        <w:t>- FinalMRS: mRS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210" w:author="Michael Eyre" w:date="2025-08-14T18:26:00Z">
        <w:r w:rsidRPr="00F368F6" w:rsidDel="00F36932">
          <w:rPr>
            <w:lang w:val="en-US"/>
          </w:rPr>
          <w:delText>anti-</w:delText>
        </w:r>
      </w:del>
      <w:r w:rsidRPr="00F368F6">
        <w:rPr>
          <w:lang w:val="en-US"/>
        </w:rPr>
        <w:t>NMDAR</w:t>
      </w:r>
      <w:ins w:id="211" w:author="Michael Eyre" w:date="2025-08-14T18:26:00Z">
        <w:r w:rsidR="00F36932">
          <w:rPr>
            <w:lang w:val="en-US"/>
          </w:rPr>
          <w:t>E</w:t>
        </w:r>
      </w:ins>
      <w:del w:id="212"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213" w:author="雅卉 蒋" w:date="2025-08-15T12:51:00Z"/>
          <w:moveTo w:id="214" w:author="雅卉 蒋" w:date="2025-08-15T12:07:00Z"/>
          <w:lang w:val="en-US"/>
        </w:rPr>
      </w:pPr>
      <w:moveToRangeStart w:id="215" w:author="雅卉 蒋" w:date="2025-08-15T12:07:00Z" w:name="move206152072"/>
      <w:moveTo w:id="216" w:author="雅卉 蒋" w:date="2025-08-15T12:07:00Z">
        <w:del w:id="217"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218" w:author="雅卉 蒋" w:date="2025-08-15T12:07:00Z">
          <w:r w:rsidRPr="00FB2D8D" w:rsidDel="00BC279D">
            <w:rPr>
              <w:lang w:val="en-US"/>
            </w:rPr>
            <w:delText xml:space="preserve"> </w:delText>
          </w:r>
          <w:r w:rsidDel="00BC279D">
            <w:rPr>
              <w:lang w:val="en-US"/>
            </w:rPr>
            <w:delText>(</w:delText>
          </w:r>
          <w:commentRangeStart w:id="219"/>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219"/>
          <w:r w:rsidDel="00BC279D">
            <w:rPr>
              <w:rStyle w:val="CommentReference"/>
            </w:rPr>
            <w:commentReference w:id="219"/>
          </w:r>
          <w:r w:rsidDel="00BC279D">
            <w:rPr>
              <w:lang w:val="en-US"/>
            </w:rPr>
            <w:delText>.)</w:delText>
          </w:r>
        </w:del>
        <w:del w:id="220"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221" w:author="雅卉 蒋" w:date="2025-08-15T12:51:00Z"/>
          <w:moveTo w:id="222" w:author="雅卉 蒋" w:date="2025-08-15T12:07:00Z"/>
          <w:lang w:val="en-US"/>
        </w:rPr>
      </w:pPr>
      <w:moveTo w:id="223" w:author="雅卉 蒋" w:date="2025-08-15T12:07:00Z">
        <w:del w:id="224"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225" w:author="雅卉 蒋" w:date="2025-08-15T12:51:00Z"/>
          <w:moveTo w:id="226" w:author="雅卉 蒋" w:date="2025-08-15T12:07:00Z"/>
          <w:lang w:val="en-US"/>
        </w:rPr>
      </w:pPr>
      <w:moveTo w:id="227" w:author="雅卉 蒋" w:date="2025-08-15T12:07:00Z">
        <w:del w:id="228"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229" w:author="雅卉 蒋" w:date="2025-08-15T12:51:00Z"/>
          <w:moveTo w:id="230" w:author="雅卉 蒋" w:date="2025-08-15T12:07:00Z"/>
          <w:lang w:val="en-US"/>
        </w:rPr>
      </w:pPr>
      <w:moveTo w:id="231" w:author="雅卉 蒋" w:date="2025-08-15T12:07:00Z">
        <w:del w:id="232"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233" w:author="雅卉 蒋" w:date="2025-08-15T12:51:00Z"/>
          <w:moveTo w:id="234" w:author="雅卉 蒋" w:date="2025-08-15T12:07:00Z"/>
          <w:lang w:val="en-US"/>
        </w:rPr>
      </w:pPr>
      <w:moveTo w:id="235" w:author="雅卉 蒋" w:date="2025-08-15T12:07:00Z">
        <w:del w:id="236"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237" w:author="雅卉 蒋" w:date="2025-08-15T12:51:00Z"/>
          <w:moveTo w:id="238" w:author="雅卉 蒋" w:date="2025-08-15T12:07:00Z"/>
          <w:lang w:val="en-US"/>
        </w:rPr>
      </w:pPr>
      <w:moveTo w:id="239" w:author="雅卉 蒋" w:date="2025-08-15T12:07:00Z">
        <w:del w:id="240"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241" w:author="雅卉 蒋" w:date="2025-08-15T12:51:00Z"/>
          <w:moveTo w:id="242" w:author="雅卉 蒋" w:date="2025-08-15T12:07:00Z"/>
          <w:lang w:val="en-US"/>
        </w:rPr>
      </w:pPr>
      <w:moveTo w:id="243" w:author="雅卉 蒋" w:date="2025-08-15T12:07:00Z">
        <w:del w:id="244"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245" w:author="雅卉 蒋" w:date="2025-08-15T12:51:00Z"/>
          <w:moveTo w:id="246" w:author="雅卉 蒋" w:date="2025-08-15T12:07:00Z"/>
          <w:lang w:val="en-US"/>
        </w:rPr>
      </w:pPr>
      <w:moveTo w:id="247" w:author="雅卉 蒋" w:date="2025-08-15T12:07:00Z">
        <w:del w:id="248"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249" w:author="雅卉 蒋" w:date="2025-08-15T12:51:00Z"/>
          <w:moveTo w:id="250" w:author="雅卉 蒋" w:date="2025-08-15T12:07:00Z"/>
          <w:lang w:val="en-US"/>
        </w:rPr>
      </w:pPr>
      <w:moveTo w:id="251" w:author="雅卉 蒋" w:date="2025-08-15T12:07:00Z">
        <w:del w:id="252" w:author="雅卉 蒋" w:date="2025-08-15T12:51:00Z">
          <w:r w:rsidDel="0024006F">
            <w:rPr>
              <w:lang w:val="en-US"/>
            </w:rPr>
            <w:delText>6 -</w:delText>
          </w:r>
          <w:r w:rsidRPr="00417B72" w:rsidDel="0024006F">
            <w:rPr>
              <w:lang w:val="en-US"/>
            </w:rPr>
            <w:delText xml:space="preserve"> Dead</w:delText>
          </w:r>
        </w:del>
      </w:moveTo>
    </w:p>
    <w:moveToRangeEnd w:id="215"/>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253" w:author="雅卉 蒋" w:date="2025-08-17T21:03:00Z">
        <w:r w:rsidRPr="00F368F6" w:rsidDel="00FB2754">
          <w:rPr>
            <w:lang w:val="en-US"/>
          </w:rPr>
          <w:delText>. E</w:delText>
        </w:r>
      </w:del>
      <w:ins w:id="254" w:author="雅卉 蒋" w:date="2025-08-17T21:03:00Z">
        <w:r w:rsidR="00FB2754">
          <w:rPr>
            <w:lang w:val="en-US"/>
          </w:rPr>
          <w:t>, where e</w:t>
        </w:r>
      </w:ins>
      <w:r w:rsidRPr="00F368F6">
        <w:rPr>
          <w:lang w:val="en-US"/>
        </w:rPr>
        <w:t>ach patient should be a dictionary with these fields</w:t>
      </w:r>
      <w:ins w:id="255" w:author="雅卉 蒋" w:date="2025-08-17T21:02:00Z">
        <w:r w:rsidR="00FB2754">
          <w:rPr>
            <w:lang w:val="en-US"/>
          </w:rPr>
          <w:t xml:space="preserve">. Only output </w:t>
        </w:r>
      </w:ins>
      <w:ins w:id="256" w:author="雅卉 蒋" w:date="2025-08-17T21:03:00Z">
        <w:r w:rsidR="00FB2754">
          <w:rPr>
            <w:lang w:val="en-US"/>
          </w:rPr>
          <w:t>the JSON list and do not include any extra text</w:t>
        </w:r>
      </w:ins>
      <w:ins w:id="257" w:author="雅卉 蒋" w:date="2025-08-17T21:04:00Z">
        <w:r w:rsidR="00FB2754">
          <w:rPr>
            <w:lang w:val="en-US"/>
          </w:rPr>
          <w:t xml:space="preserve"> or explanation</w:t>
        </w:r>
      </w:ins>
      <w:r w:rsidRPr="00F368F6">
        <w:rPr>
          <w:lang w:val="en-US"/>
        </w:rPr>
        <w:t>.</w:t>
      </w:r>
      <w:del w:id="258" w:author="雅卉 蒋" w:date="2025-08-17T21:02:00Z">
        <w:r w:rsidRPr="00F368F6" w:rsidDel="00FB2754">
          <w:rPr>
            <w:lang w:val="en-US"/>
          </w:rPr>
          <w:delText xml:space="preserve"> </w:delText>
        </w:r>
      </w:del>
      <w:del w:id="259"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lastRenderedPageBreak/>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260" w:author="雅卉 蒋" w:date="2025-08-17T16:57:00Z">
        <w:r w:rsidRPr="00F368F6" w:rsidDel="00CD66D8">
          <w:rPr>
            <w:lang w:val="en-US"/>
          </w:rPr>
          <w:delText xml:space="preserve">Male encoded as 0, </w:delText>
        </w:r>
      </w:del>
      <w:r w:rsidRPr="00F368F6">
        <w:rPr>
          <w:lang w:val="en-US"/>
        </w:rPr>
        <w:t>Female encoded as 1</w:t>
      </w:r>
      <w:ins w:id="261"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t xml:space="preserve">    "Age": &lt;Numeric: float&gt;,</w:t>
      </w:r>
    </w:p>
    <w:p w14:paraId="691F9A4D" w14:textId="77777777" w:rsidR="00F368F6" w:rsidRPr="00F368F6" w:rsidRDefault="00F368F6" w:rsidP="00F368F6">
      <w:pPr>
        <w:rPr>
          <w:lang w:val="en-US"/>
        </w:rPr>
      </w:pPr>
      <w:r w:rsidRPr="00F368F6">
        <w:rPr>
          <w:lang w:val="en-US"/>
        </w:rPr>
        <w:t xml:space="preserve">    "SpeechDys": &lt;Binary: </w:t>
      </w:r>
      <w:proofErr w:type="gramStart"/>
      <w:r w:rsidRPr="00F368F6">
        <w:rPr>
          <w:lang w:val="en-US"/>
        </w:rPr>
        <w:t>Yes</w:t>
      </w:r>
      <w:proofErr w:type="gramEnd"/>
      <w:r w:rsidRPr="00F368F6">
        <w:rPr>
          <w:lang w:val="en-US"/>
        </w:rPr>
        <w:t xml:space="preserve"> encoded as 1, No encoded as 0&gt;,</w:t>
      </w:r>
    </w:p>
    <w:p w14:paraId="7C6F65FE" w14:textId="77777777" w:rsidR="00F368F6" w:rsidRPr="00F368F6" w:rsidRDefault="00F368F6" w:rsidP="00F368F6">
      <w:pPr>
        <w:rPr>
          <w:lang w:val="en-US"/>
        </w:rPr>
      </w:pPr>
      <w:r w:rsidRPr="00F368F6">
        <w:rPr>
          <w:lang w:val="en-US"/>
        </w:rPr>
        <w:t xml:space="preserve">    "Seizures": &lt;Binary: </w:t>
      </w:r>
      <w:proofErr w:type="gramStart"/>
      <w:r w:rsidRPr="00F368F6">
        <w:rPr>
          <w:lang w:val="en-US"/>
        </w:rPr>
        <w:t>Yes</w:t>
      </w:r>
      <w:proofErr w:type="gramEnd"/>
      <w:r w:rsidRPr="00F368F6">
        <w:rPr>
          <w:lang w:val="en-US"/>
        </w:rPr>
        <w:t xml:space="preserve"> encoded as 1, No encoded as 0&gt;,</w:t>
      </w:r>
    </w:p>
    <w:p w14:paraId="58A8C24C" w14:textId="77777777" w:rsidR="00F368F6" w:rsidRPr="00F368F6" w:rsidRDefault="00F368F6" w:rsidP="00F368F6">
      <w:pPr>
        <w:rPr>
          <w:lang w:val="en-US"/>
        </w:rPr>
      </w:pPr>
      <w:r w:rsidRPr="00F368F6">
        <w:rPr>
          <w:lang w:val="en-US"/>
        </w:rPr>
        <w:t xml:space="preserve">    "MvmtDis": &lt;Binary: </w:t>
      </w:r>
      <w:proofErr w:type="gramStart"/>
      <w:r w:rsidRPr="00F368F6">
        <w:rPr>
          <w:lang w:val="en-US"/>
        </w:rPr>
        <w:t>Yes</w:t>
      </w:r>
      <w:proofErr w:type="gramEnd"/>
      <w:r w:rsidRPr="00F368F6">
        <w:rPr>
          <w:lang w:val="en-US"/>
        </w:rPr>
        <w:t xml:space="preserve"> encoded as 1, No encoded as 0&gt;,</w:t>
      </w:r>
    </w:p>
    <w:p w14:paraId="5D32D5B8" w14:textId="77777777" w:rsidR="00F368F6" w:rsidRPr="00F368F6" w:rsidRDefault="00F368F6" w:rsidP="00F368F6">
      <w:pPr>
        <w:rPr>
          <w:lang w:val="en-US"/>
        </w:rPr>
      </w:pPr>
      <w:r w:rsidRPr="00F368F6">
        <w:rPr>
          <w:lang w:val="en-US"/>
        </w:rPr>
        <w:t xml:space="preserve">    "Obtunded": &lt;Binary: </w:t>
      </w:r>
      <w:proofErr w:type="gramStart"/>
      <w:r w:rsidRPr="00F368F6">
        <w:rPr>
          <w:lang w:val="en-US"/>
        </w:rPr>
        <w:t>Yes</w:t>
      </w:r>
      <w:proofErr w:type="gramEnd"/>
      <w:r w:rsidRPr="00F368F6">
        <w:rPr>
          <w:lang w:val="en-US"/>
        </w:rPr>
        <w:t xml:space="preserve"> encoded as 1, No encoded as 0&gt;,</w:t>
      </w:r>
    </w:p>
    <w:p w14:paraId="023DD435" w14:textId="77777777" w:rsidR="00F368F6" w:rsidRPr="00F368F6" w:rsidRDefault="00F368F6" w:rsidP="00F368F6">
      <w:pPr>
        <w:rPr>
          <w:lang w:val="en-US"/>
        </w:rPr>
      </w:pPr>
      <w:r w:rsidRPr="00F368F6">
        <w:rPr>
          <w:lang w:val="en-US"/>
        </w:rPr>
        <w:t xml:space="preserve">    "BrainstemDys": &lt;Binary: </w:t>
      </w:r>
      <w:proofErr w:type="gramStart"/>
      <w:r w:rsidRPr="00F368F6">
        <w:rPr>
          <w:lang w:val="en-US"/>
        </w:rPr>
        <w:t>Yes</w:t>
      </w:r>
      <w:proofErr w:type="gramEnd"/>
      <w:r w:rsidRPr="00F368F6">
        <w:rPr>
          <w:lang w:val="en-US"/>
        </w:rPr>
        <w:t xml:space="preserve"> encoded as 1, No encoded as 0&gt;,</w:t>
      </w:r>
    </w:p>
    <w:p w14:paraId="190298FF" w14:textId="77777777" w:rsidR="00F368F6" w:rsidRPr="00F368F6" w:rsidRDefault="00F368F6" w:rsidP="00F368F6">
      <w:pPr>
        <w:rPr>
          <w:lang w:val="en-US"/>
        </w:rPr>
      </w:pPr>
      <w:r w:rsidRPr="00F368F6">
        <w:rPr>
          <w:lang w:val="en-US"/>
        </w:rPr>
        <w:t xml:space="preserve">    "BehCogImp": &lt;Binary: </w:t>
      </w:r>
      <w:proofErr w:type="gramStart"/>
      <w:r w:rsidRPr="00F368F6">
        <w:rPr>
          <w:lang w:val="en-US"/>
        </w:rPr>
        <w:t>Yes</w:t>
      </w:r>
      <w:proofErr w:type="gramEnd"/>
      <w:r w:rsidRPr="00F368F6">
        <w:rPr>
          <w:lang w:val="en-US"/>
        </w:rPr>
        <w:t xml:space="preserve"> encoded as 1, No encoded as 0&gt;,</w:t>
      </w:r>
    </w:p>
    <w:p w14:paraId="13B43AC5" w14:textId="77777777" w:rsidR="00F368F6" w:rsidRPr="00F368F6" w:rsidRDefault="00F368F6" w:rsidP="00F368F6">
      <w:pPr>
        <w:rPr>
          <w:lang w:val="en-US"/>
        </w:rPr>
      </w:pPr>
      <w:r w:rsidRPr="00F368F6">
        <w:rPr>
          <w:lang w:val="en-US"/>
        </w:rPr>
        <w:t xml:space="preserve">    "ITU": &lt;Binary: </w:t>
      </w:r>
      <w:proofErr w:type="gramStart"/>
      <w:r w:rsidRPr="00F368F6">
        <w:rPr>
          <w:lang w:val="en-US"/>
        </w:rPr>
        <w:t>Yes</w:t>
      </w:r>
      <w:proofErr w:type="gramEnd"/>
      <w:r w:rsidRPr="00F368F6">
        <w:rPr>
          <w:lang w:val="en-US"/>
        </w:rPr>
        <w:t xml:space="preserve"> encoded as 1, No encoded as 0&gt;,</w:t>
      </w:r>
    </w:p>
    <w:p w14:paraId="043F50AA" w14:textId="77777777" w:rsidR="00F368F6" w:rsidRPr="00F368F6" w:rsidRDefault="00F368F6" w:rsidP="00F368F6">
      <w:pPr>
        <w:rPr>
          <w:lang w:val="en-US"/>
        </w:rPr>
      </w:pPr>
      <w:r w:rsidRPr="00F368F6">
        <w:rPr>
          <w:lang w:val="en-US"/>
        </w:rPr>
        <w:t xml:space="preserve">    "WorstMRSAcute":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"EEGSlow": &lt;Binary: </w:t>
      </w:r>
      <w:proofErr w:type="gramStart"/>
      <w:r w:rsidRPr="00F368F6">
        <w:rPr>
          <w:lang w:val="en-US"/>
        </w:rPr>
        <w:t>Yes</w:t>
      </w:r>
      <w:proofErr w:type="gramEnd"/>
      <w:r w:rsidRPr="00F368F6">
        <w:rPr>
          <w:lang w:val="en-US"/>
        </w:rPr>
        <w:t xml:space="preserve"> encoded as 1, No encoded as 0&gt;,</w:t>
      </w:r>
    </w:p>
    <w:p w14:paraId="68C39D4F" w14:textId="77777777" w:rsidR="00F368F6" w:rsidRPr="00F368F6" w:rsidRDefault="00F368F6" w:rsidP="00F368F6">
      <w:pPr>
        <w:rPr>
          <w:lang w:val="en-US"/>
        </w:rPr>
      </w:pPr>
      <w:r w:rsidRPr="00F368F6">
        <w:rPr>
          <w:lang w:val="en-US"/>
        </w:rPr>
        <w:t xml:space="preserve">    "EEGDeltaBrush": &lt;Binary: </w:t>
      </w:r>
      <w:proofErr w:type="gramStart"/>
      <w:r w:rsidRPr="00F368F6">
        <w:rPr>
          <w:lang w:val="en-US"/>
        </w:rPr>
        <w:t>Yes</w:t>
      </w:r>
      <w:proofErr w:type="gramEnd"/>
      <w:r w:rsidRPr="00F368F6">
        <w:rPr>
          <w:lang w:val="en-US"/>
        </w:rPr>
        <w:t xml:space="preserve"> encoded as 1, No encoded as 0&gt;,</w:t>
      </w:r>
    </w:p>
    <w:p w14:paraId="3376CA06" w14:textId="77777777" w:rsidR="00F368F6" w:rsidRPr="00F368F6" w:rsidRDefault="00F368F6" w:rsidP="00F368F6">
      <w:pPr>
        <w:rPr>
          <w:lang w:val="en-US"/>
        </w:rPr>
      </w:pPr>
      <w:r w:rsidRPr="00F368F6">
        <w:rPr>
          <w:lang w:val="en-US"/>
        </w:rPr>
        <w:t xml:space="preserve">    "EEGEpileptiform": &lt;Binary: </w:t>
      </w:r>
      <w:proofErr w:type="gramStart"/>
      <w:r w:rsidRPr="00F368F6">
        <w:rPr>
          <w:lang w:val="en-US"/>
        </w:rPr>
        <w:t>Yes</w:t>
      </w:r>
      <w:proofErr w:type="gramEnd"/>
      <w:r w:rsidRPr="00F368F6">
        <w:rPr>
          <w:lang w:val="en-US"/>
        </w:rPr>
        <w:t xml:space="preserve"> encoded as 1, No encoded as 0&gt;,</w:t>
      </w:r>
    </w:p>
    <w:p w14:paraId="6F31185A" w14:textId="77777777" w:rsidR="00F368F6" w:rsidRPr="00F368F6" w:rsidRDefault="00F368F6" w:rsidP="00F368F6">
      <w:pPr>
        <w:rPr>
          <w:lang w:val="en-US"/>
        </w:rPr>
      </w:pPr>
      <w:r w:rsidRPr="00F368F6">
        <w:rPr>
          <w:lang w:val="en-US"/>
        </w:rPr>
        <w:t xml:space="preserve">    "CSFPleo": &lt;Binary: </w:t>
      </w:r>
      <w:proofErr w:type="gramStart"/>
      <w:r w:rsidRPr="00F368F6">
        <w:rPr>
          <w:lang w:val="en-US"/>
        </w:rPr>
        <w:t>Yes</w:t>
      </w:r>
      <w:proofErr w:type="gramEnd"/>
      <w:r w:rsidRPr="00F368F6">
        <w:rPr>
          <w:lang w:val="en-US"/>
        </w:rPr>
        <w:t xml:space="preserve"> encoded as 1, No encoded as 0&gt;,</w:t>
      </w:r>
    </w:p>
    <w:p w14:paraId="49801C2C" w14:textId="77777777" w:rsidR="00F368F6" w:rsidRPr="00F368F6" w:rsidRDefault="00F368F6" w:rsidP="00F368F6">
      <w:pPr>
        <w:rPr>
          <w:lang w:val="en-US"/>
        </w:rPr>
      </w:pPr>
      <w:r w:rsidRPr="00F368F6">
        <w:rPr>
          <w:lang w:val="en-US"/>
        </w:rPr>
        <w:t xml:space="preserve">    "CSFWBCQuant": &lt;Numeric: integer&gt;,</w:t>
      </w:r>
    </w:p>
    <w:p w14:paraId="52C597FA" w14:textId="77777777" w:rsidR="00F368F6" w:rsidRPr="00F368F6" w:rsidRDefault="00F368F6" w:rsidP="00F368F6">
      <w:pPr>
        <w:rPr>
          <w:lang w:val="en-US"/>
        </w:rPr>
      </w:pPr>
      <w:r w:rsidRPr="00F368F6">
        <w:rPr>
          <w:lang w:val="en-US"/>
        </w:rPr>
        <w:t xml:space="preserve">    "AbnMRIBrain": &lt;Binary: Abnormal encoded as 1, Normal encoded as 0&gt;,</w:t>
      </w:r>
    </w:p>
    <w:p w14:paraId="0164436A" w14:textId="77777777" w:rsidR="00F368F6" w:rsidRPr="00F368F6" w:rsidRDefault="00F368F6" w:rsidP="00F368F6">
      <w:pPr>
        <w:rPr>
          <w:lang w:val="en-US"/>
        </w:rPr>
      </w:pPr>
      <w:r w:rsidRPr="00F368F6">
        <w:rPr>
          <w:lang w:val="en-US"/>
        </w:rPr>
        <w:t xml:space="preserve">    "Tumour": &lt;Binary: </w:t>
      </w:r>
      <w:proofErr w:type="gramStart"/>
      <w:r w:rsidRPr="00F368F6">
        <w:rPr>
          <w:lang w:val="en-US"/>
        </w:rPr>
        <w:t>Yes</w:t>
      </w:r>
      <w:proofErr w:type="gramEnd"/>
      <w:r w:rsidRPr="00F368F6">
        <w:rPr>
          <w:lang w:val="en-US"/>
        </w:rPr>
        <w:t xml:space="preserve"> encoded as 1, No encoded as 0&gt;,</w:t>
      </w:r>
    </w:p>
    <w:p w14:paraId="7E7AFB11" w14:textId="77777777" w:rsidR="00F368F6" w:rsidRPr="00F368F6" w:rsidRDefault="00F368F6" w:rsidP="00F368F6">
      <w:pPr>
        <w:rPr>
          <w:lang w:val="en-US"/>
        </w:rPr>
      </w:pPr>
      <w:r w:rsidRPr="00F368F6">
        <w:rPr>
          <w:lang w:val="en-US"/>
        </w:rPr>
        <w:t xml:space="preserve">    "DaysToIT": &lt;Numeric: integer&gt;,</w:t>
      </w:r>
    </w:p>
    <w:p w14:paraId="4EFEB8E8" w14:textId="77777777" w:rsidR="00F368F6" w:rsidRPr="00F368F6" w:rsidRDefault="00F368F6" w:rsidP="00F368F6">
      <w:pPr>
        <w:rPr>
          <w:lang w:val="en-US"/>
        </w:rPr>
      </w:pPr>
      <w:r w:rsidRPr="00F368F6">
        <w:rPr>
          <w:lang w:val="en-US"/>
        </w:rPr>
        <w:t xml:space="preserve">    "ITWithin30Days": &lt;Binary: </w:t>
      </w:r>
      <w:proofErr w:type="gramStart"/>
      <w:r w:rsidRPr="00F368F6">
        <w:rPr>
          <w:lang w:val="en-US"/>
        </w:rPr>
        <w:t>Yes</w:t>
      </w:r>
      <w:proofErr w:type="gramEnd"/>
      <w:r w:rsidRPr="00F368F6">
        <w:rPr>
          <w:lang w:val="en-US"/>
        </w:rPr>
        <w:t xml:space="preserve"> encoded as 1, No encoded as 0&gt;,</w:t>
      </w:r>
    </w:p>
    <w:p w14:paraId="1D0879B8" w14:textId="77777777" w:rsidR="00F368F6" w:rsidRPr="00F368F6" w:rsidRDefault="00F368F6" w:rsidP="00F368F6">
      <w:pPr>
        <w:rPr>
          <w:lang w:val="en-US"/>
        </w:rPr>
      </w:pPr>
      <w:r w:rsidRPr="00F368F6">
        <w:rPr>
          <w:lang w:val="en-US"/>
        </w:rPr>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t xml:space="preserve">    "IT2ndLineRTX": &lt;Binary: </w:t>
      </w:r>
      <w:proofErr w:type="gramStart"/>
      <w:r w:rsidRPr="00F368F6">
        <w:rPr>
          <w:lang w:val="en-US"/>
        </w:rPr>
        <w:t>Yes</w:t>
      </w:r>
      <w:proofErr w:type="gramEnd"/>
      <w:r w:rsidRPr="00F368F6">
        <w:rPr>
          <w:lang w:val="en-US"/>
        </w:rPr>
        <w:t xml:space="preserve"> encoded as 1, No encoded as 0&gt;,</w:t>
      </w:r>
    </w:p>
    <w:p w14:paraId="4A0308F7" w14:textId="77777777" w:rsidR="00F368F6" w:rsidRPr="00F368F6" w:rsidRDefault="00F368F6" w:rsidP="00F368F6">
      <w:pPr>
        <w:rPr>
          <w:lang w:val="en-US"/>
        </w:rPr>
      </w:pPr>
      <w:r w:rsidRPr="00F368F6">
        <w:rPr>
          <w:lang w:val="en-US"/>
        </w:rPr>
        <w:t xml:space="preserve">    "IT2ndLineCYC": &lt;Binary: </w:t>
      </w:r>
      <w:proofErr w:type="gramStart"/>
      <w:r w:rsidRPr="00F368F6">
        <w:rPr>
          <w:lang w:val="en-US"/>
        </w:rPr>
        <w:t>Yes</w:t>
      </w:r>
      <w:proofErr w:type="gramEnd"/>
      <w:r w:rsidRPr="00F368F6">
        <w:rPr>
          <w:lang w:val="en-US"/>
        </w:rPr>
        <w:t xml:space="preserve"> encoded as 1, No encoded as 0&gt;,</w:t>
      </w:r>
    </w:p>
    <w:p w14:paraId="717BCBF0" w14:textId="77777777" w:rsidR="00F368F6" w:rsidRPr="00F368F6" w:rsidRDefault="00F368F6" w:rsidP="00F368F6">
      <w:pPr>
        <w:rPr>
          <w:lang w:val="en-US"/>
        </w:rPr>
      </w:pPr>
      <w:r w:rsidRPr="00F368F6">
        <w:rPr>
          <w:lang w:val="en-US"/>
        </w:rPr>
        <w:t xml:space="preserve">    "IT2ndLineBort": &lt;Binary: </w:t>
      </w:r>
      <w:proofErr w:type="gramStart"/>
      <w:r w:rsidRPr="00F368F6">
        <w:rPr>
          <w:lang w:val="en-US"/>
        </w:rPr>
        <w:t>Yes</w:t>
      </w:r>
      <w:proofErr w:type="gramEnd"/>
      <w:r w:rsidRPr="00F368F6">
        <w:rPr>
          <w:lang w:val="en-US"/>
        </w:rPr>
        <w:t xml:space="preserve"> encoded as 1, No encoded as 0&gt;,</w:t>
      </w:r>
    </w:p>
    <w:p w14:paraId="354B98B8" w14:textId="77777777" w:rsidR="00F368F6" w:rsidRPr="00F368F6" w:rsidRDefault="00F368F6" w:rsidP="00F368F6">
      <w:pPr>
        <w:rPr>
          <w:lang w:val="en-US"/>
        </w:rPr>
      </w:pPr>
      <w:r w:rsidRPr="00F368F6">
        <w:rPr>
          <w:lang w:val="en-US"/>
        </w:rPr>
        <w:t xml:space="preserve">    "IT2ndLineToc": &lt;Binary: </w:t>
      </w:r>
      <w:proofErr w:type="gramStart"/>
      <w:r w:rsidRPr="00F368F6">
        <w:rPr>
          <w:lang w:val="en-US"/>
        </w:rPr>
        <w:t>Yes</w:t>
      </w:r>
      <w:proofErr w:type="gramEnd"/>
      <w:r w:rsidRPr="00F368F6">
        <w:rPr>
          <w:lang w:val="en-US"/>
        </w:rPr>
        <w:t xml:space="preserve"> encoded as 1, No encoded as 0&gt;,</w:t>
      </w:r>
    </w:p>
    <w:p w14:paraId="302E9F4A" w14:textId="77777777" w:rsidR="00F368F6" w:rsidRPr="00F368F6" w:rsidRDefault="00F368F6" w:rsidP="00F368F6">
      <w:pPr>
        <w:rPr>
          <w:lang w:val="en-US"/>
        </w:rPr>
      </w:pPr>
      <w:r w:rsidRPr="00F368F6">
        <w:rPr>
          <w:lang w:val="en-US"/>
        </w:rPr>
        <w:t xml:space="preserve">    "ITMaintenanceMMF": &lt;Binary: </w:t>
      </w:r>
      <w:proofErr w:type="gramStart"/>
      <w:r w:rsidRPr="00F368F6">
        <w:rPr>
          <w:lang w:val="en-US"/>
        </w:rPr>
        <w:t>Yes</w:t>
      </w:r>
      <w:proofErr w:type="gramEnd"/>
      <w:r w:rsidRPr="00F368F6">
        <w:rPr>
          <w:lang w:val="en-US"/>
        </w:rPr>
        <w:t xml:space="preserve"> encoded as 1, No encoded as 0&gt;,</w:t>
      </w:r>
    </w:p>
    <w:p w14:paraId="07A1A890" w14:textId="77777777" w:rsidR="00F368F6" w:rsidRPr="00F368F6" w:rsidRDefault="00F368F6" w:rsidP="00F368F6">
      <w:pPr>
        <w:rPr>
          <w:lang w:val="en-US"/>
        </w:rPr>
      </w:pPr>
      <w:r w:rsidRPr="00F368F6">
        <w:rPr>
          <w:lang w:val="en-US"/>
        </w:rPr>
        <w:t xml:space="preserve">    "ITMaintenanceAZA": &lt;Binary: </w:t>
      </w:r>
      <w:proofErr w:type="gramStart"/>
      <w:r w:rsidRPr="00F368F6">
        <w:rPr>
          <w:lang w:val="en-US"/>
        </w:rPr>
        <w:t>Yes</w:t>
      </w:r>
      <w:proofErr w:type="gramEnd"/>
      <w:r w:rsidRPr="00F368F6">
        <w:rPr>
          <w:lang w:val="en-US"/>
        </w:rPr>
        <w:t xml:space="preserve"> encoded as 1, No encoded as 0&gt;,</w:t>
      </w:r>
    </w:p>
    <w:p w14:paraId="5FCC4526" w14:textId="77777777" w:rsidR="00F368F6" w:rsidRPr="00F368F6" w:rsidRDefault="00F368F6" w:rsidP="00F368F6">
      <w:pPr>
        <w:rPr>
          <w:lang w:val="en-US"/>
        </w:rPr>
      </w:pPr>
      <w:r w:rsidRPr="00F368F6">
        <w:rPr>
          <w:lang w:val="en-US"/>
        </w:rPr>
        <w:t xml:space="preserve">    "ITMaintenanceMTX": &lt;Binary: </w:t>
      </w:r>
      <w:proofErr w:type="gramStart"/>
      <w:r w:rsidRPr="00F368F6">
        <w:rPr>
          <w:lang w:val="en-US"/>
        </w:rPr>
        <w:t>Yes</w:t>
      </w:r>
      <w:proofErr w:type="gramEnd"/>
      <w:r w:rsidRPr="00F368F6">
        <w:rPr>
          <w:lang w:val="en-US"/>
        </w:rPr>
        <w:t xml:space="preserve"> encoded as 1, No encoded as 0&gt;,</w:t>
      </w:r>
    </w:p>
    <w:p w14:paraId="3A859C6B" w14:textId="77777777" w:rsidR="00F368F6" w:rsidRPr="00F368F6" w:rsidRDefault="00F368F6" w:rsidP="00F368F6">
      <w:pPr>
        <w:rPr>
          <w:lang w:val="en-US"/>
        </w:rPr>
      </w:pPr>
      <w:r w:rsidRPr="00F368F6">
        <w:rPr>
          <w:rFonts w:hint="eastAsia"/>
          <w:lang w:val="en-US"/>
        </w:rPr>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"MonthsToFU": &lt;Numeric: float&gt;,</w:t>
      </w:r>
    </w:p>
    <w:p w14:paraId="2B444237" w14:textId="77777777" w:rsidR="00F368F6" w:rsidRPr="00F368F6" w:rsidRDefault="00F368F6" w:rsidP="00F368F6">
      <w:pPr>
        <w:rPr>
          <w:lang w:val="en-US"/>
        </w:rPr>
      </w:pPr>
      <w:r w:rsidRPr="00F368F6">
        <w:rPr>
          <w:lang w:val="en-US"/>
        </w:rPr>
        <w:t xml:space="preserve">    "FinalMRS":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w:t>
      </w:r>
      <w:proofErr w:type="gramStart"/>
      <w:r w:rsidRPr="00F368F6">
        <w:rPr>
          <w:lang w:val="en-US"/>
        </w:rPr>
        <w:t>Yes</w:t>
      </w:r>
      <w:proofErr w:type="gramEnd"/>
      <w:r w:rsidRPr="00F368F6">
        <w:rPr>
          <w:lang w:val="en-US"/>
        </w:rPr>
        <w:t xml:space="preserve"> encoded as 1, No encoded as 0&gt;</w:t>
      </w:r>
    </w:p>
    <w:p w14:paraId="2E0A5D0A" w14:textId="77777777" w:rsidR="00F368F6" w:rsidRPr="00F368F6" w:rsidRDefault="00F368F6" w:rsidP="00F368F6">
      <w:pPr>
        <w:rPr>
          <w:lang w:val="en-US"/>
        </w:rPr>
      </w:pPr>
      <w:r w:rsidRPr="00F368F6">
        <w:rPr>
          <w:lang w:val="en-US"/>
        </w:rPr>
        <w:t xml:space="preserve">  }</w:t>
      </w:r>
    </w:p>
    <w:p w14:paraId="5EA023F8" w14:textId="77777777" w:rsidR="00F368F6" w:rsidRPr="00F368F6" w:rsidRDefault="00F368F6" w:rsidP="00F368F6">
      <w:pPr>
        <w:rPr>
          <w:lang w:val="en-US"/>
        </w:rPr>
      </w:pPr>
      <w:r w:rsidRPr="00F368F6">
        <w:rPr>
          <w:lang w:val="en-US"/>
        </w:rPr>
        <w:t>]</w:t>
      </w:r>
    </w:p>
    <w:p w14:paraId="4090CB0B" w14:textId="77777777" w:rsidR="00B40A48" w:rsidRDefault="00F368F6" w:rsidP="00F368F6">
      <w:pPr>
        <w:rPr>
          <w:lang w:val="en-US"/>
        </w:rPr>
      </w:pPr>
      <w:r w:rsidRPr="00F368F6">
        <w:rPr>
          <w:lang w:val="en-US"/>
        </w:rPr>
        <w:t>"""</w:t>
      </w:r>
    </w:p>
    <w:bookmarkEnd w:id="5"/>
    <w:bookmarkEnd w:id="6"/>
    <w:bookmarkEnd w:id="7"/>
    <w:p w14:paraId="0DCA38B2" w14:textId="6566911B" w:rsidR="00FB2D8D" w:rsidDel="00000DD2" w:rsidRDefault="00FB2D8D" w:rsidP="00F368F6">
      <w:pPr>
        <w:rPr>
          <w:del w:id="262" w:author="雅卉 蒋" w:date="2025-08-18T16:18:00Z"/>
          <w:lang w:val="en-US"/>
        </w:rPr>
      </w:pPr>
    </w:p>
    <w:p w14:paraId="21EDB405" w14:textId="6BC96152" w:rsidR="00FB2D8D" w:rsidDel="00000DD2" w:rsidRDefault="00FB2D8D" w:rsidP="00FB2D8D">
      <w:pPr>
        <w:pStyle w:val="ListParagraph"/>
        <w:numPr>
          <w:ilvl w:val="0"/>
          <w:numId w:val="1"/>
        </w:numPr>
        <w:rPr>
          <w:del w:id="263" w:author="雅卉 蒋" w:date="2025-08-18T16:18:00Z"/>
          <w:sz w:val="28"/>
          <w:szCs w:val="28"/>
          <w:lang w:val="en-US"/>
        </w:rPr>
      </w:pPr>
      <w:del w:id="264" w:author="雅卉 蒋" w:date="2025-08-18T16:18:00Z">
        <w:r w:rsidRPr="00FB2D8D" w:rsidDel="00000DD2">
          <w:rPr>
            <w:sz w:val="28"/>
            <w:szCs w:val="28"/>
            <w:lang w:val="en-US"/>
          </w:rPr>
          <w:delText>In-context Knowledge Injection (+ G</w:delText>
        </w:r>
        <w:r w:rsidRPr="00FB2D8D" w:rsidDel="00000DD2">
          <w:rPr>
            <w:rFonts w:hint="eastAsia"/>
            <w:sz w:val="28"/>
            <w:szCs w:val="28"/>
            <w:lang w:val="en-US"/>
          </w:rPr>
          <w:delText>uide</w:delText>
        </w:r>
        <w:r w:rsidRPr="00FB2D8D" w:rsidDel="00000DD2">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265" w:author="雅卉 蒋" w:date="2025-08-15T12:09:00Z"/>
          <w:sz w:val="28"/>
          <w:szCs w:val="28"/>
          <w:lang w:val="en-US"/>
        </w:rPr>
      </w:pPr>
      <w:del w:id="266"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267" w:author="雅卉 蒋" w:date="2025-08-15T12:09:00Z"/>
          <w:moveFrom w:id="268" w:author="雅卉 蒋" w:date="2025-08-15T12:07:00Z"/>
          <w:lang w:val="en-US"/>
        </w:rPr>
      </w:pPr>
      <w:moveFromRangeStart w:id="269" w:author="雅卉 蒋" w:date="2025-08-15T12:07:00Z" w:name="move206152072"/>
      <w:moveFrom w:id="270" w:author="雅卉 蒋" w:date="2025-08-15T12:07:00Z">
        <w:del w:id="271"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272"/>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272"/>
          <w:r w:rsidR="00F36932" w:rsidDel="00BC279D">
            <w:rPr>
              <w:rStyle w:val="CommentReference"/>
            </w:rPr>
            <w:commentReference w:id="272"/>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273" w:author="雅卉 蒋" w:date="2025-08-15T12:09:00Z"/>
          <w:moveFrom w:id="274" w:author="雅卉 蒋" w:date="2025-08-15T12:07:00Z"/>
          <w:lang w:val="en-US"/>
        </w:rPr>
      </w:pPr>
      <w:moveFrom w:id="275" w:author="雅卉 蒋" w:date="2025-08-15T12:07:00Z">
        <w:del w:id="276"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277" w:author="雅卉 蒋" w:date="2025-08-15T12:09:00Z"/>
          <w:moveFrom w:id="278" w:author="雅卉 蒋" w:date="2025-08-15T12:07:00Z"/>
          <w:lang w:val="en-US"/>
        </w:rPr>
      </w:pPr>
      <w:moveFrom w:id="279" w:author="雅卉 蒋" w:date="2025-08-15T12:07:00Z">
        <w:del w:id="280"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281" w:author="雅卉 蒋" w:date="2025-08-15T12:09:00Z"/>
          <w:moveFrom w:id="282" w:author="雅卉 蒋" w:date="2025-08-15T12:07:00Z"/>
          <w:lang w:val="en-US"/>
        </w:rPr>
      </w:pPr>
      <w:moveFrom w:id="283" w:author="雅卉 蒋" w:date="2025-08-15T12:07:00Z">
        <w:del w:id="284"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285" w:author="雅卉 蒋" w:date="2025-08-15T12:09:00Z"/>
          <w:moveFrom w:id="286" w:author="雅卉 蒋" w:date="2025-08-15T12:07:00Z"/>
          <w:lang w:val="en-US"/>
        </w:rPr>
      </w:pPr>
      <w:moveFrom w:id="287" w:author="雅卉 蒋" w:date="2025-08-15T12:07:00Z">
        <w:del w:id="288"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289" w:author="雅卉 蒋" w:date="2025-08-15T12:09:00Z"/>
          <w:moveFrom w:id="290" w:author="雅卉 蒋" w:date="2025-08-15T12:07:00Z"/>
          <w:lang w:val="en-US"/>
        </w:rPr>
      </w:pPr>
      <w:moveFrom w:id="291" w:author="雅卉 蒋" w:date="2025-08-15T12:07:00Z">
        <w:del w:id="292"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293" w:author="雅卉 蒋" w:date="2025-08-15T12:09:00Z"/>
          <w:moveFrom w:id="294" w:author="雅卉 蒋" w:date="2025-08-15T12:07:00Z"/>
          <w:lang w:val="en-US"/>
        </w:rPr>
      </w:pPr>
      <w:moveFrom w:id="295" w:author="雅卉 蒋" w:date="2025-08-15T12:07:00Z">
        <w:del w:id="296"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297" w:author="雅卉 蒋" w:date="2025-08-15T12:09:00Z"/>
          <w:moveFrom w:id="298" w:author="雅卉 蒋" w:date="2025-08-15T12:07:00Z"/>
          <w:lang w:val="en-US"/>
        </w:rPr>
      </w:pPr>
      <w:moveFrom w:id="299" w:author="雅卉 蒋" w:date="2025-08-15T12:07:00Z">
        <w:del w:id="300"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301" w:author="雅卉 蒋" w:date="2025-08-15T12:09:00Z"/>
          <w:moveFrom w:id="302" w:author="雅卉 蒋" w:date="2025-08-15T12:07:00Z"/>
          <w:lang w:val="en-US"/>
        </w:rPr>
      </w:pPr>
      <w:moveFrom w:id="303" w:author="雅卉 蒋" w:date="2025-08-15T12:07:00Z">
        <w:del w:id="304" w:author="雅卉 蒋" w:date="2025-08-15T12:09:00Z">
          <w:r w:rsidDel="00BC279D">
            <w:rPr>
              <w:lang w:val="en-US"/>
            </w:rPr>
            <w:delText>6 -</w:delText>
          </w:r>
          <w:r w:rsidR="00FB2D8D" w:rsidRPr="00417B72" w:rsidDel="00BC279D">
            <w:rPr>
              <w:lang w:val="en-US"/>
            </w:rPr>
            <w:delText xml:space="preserve"> Dead</w:delText>
          </w:r>
        </w:del>
      </w:moveFrom>
    </w:p>
    <w:moveFromRangeEnd w:id="269"/>
    <w:p w14:paraId="1054AA35" w14:textId="318BDEB9" w:rsidR="00417B72" w:rsidDel="00BC279D" w:rsidRDefault="00417B72" w:rsidP="00417B72">
      <w:pPr>
        <w:pStyle w:val="ListParagraph"/>
        <w:numPr>
          <w:ilvl w:val="0"/>
          <w:numId w:val="5"/>
        </w:numPr>
        <w:rPr>
          <w:del w:id="305" w:author="雅卉 蒋" w:date="2025-08-15T12:09:00Z"/>
          <w:sz w:val="28"/>
          <w:szCs w:val="28"/>
          <w:lang w:val="en-US"/>
        </w:rPr>
      </w:pPr>
      <w:del w:id="306" w:author="雅卉 蒋" w:date="2025-08-15T12:09:00Z">
        <w:r w:rsidDel="00BC279D">
          <w:rPr>
            <w:sz w:val="28"/>
            <w:szCs w:val="28"/>
            <w:lang w:val="en-US"/>
          </w:rPr>
          <w:delText>Advanced Version with Three Tables</w:delText>
        </w:r>
      </w:del>
    </w:p>
    <w:p w14:paraId="1B125B91" w14:textId="36A27F05" w:rsidR="006722B9" w:rsidRPr="00FB2D8D" w:rsidDel="006B6046" w:rsidRDefault="006722B9" w:rsidP="006722B9">
      <w:pPr>
        <w:rPr>
          <w:del w:id="307" w:author="雅卉 蒋" w:date="2025-08-15T10:59:00Z"/>
          <w:lang w:val="en-US"/>
        </w:rPr>
      </w:pPr>
      <w:del w:id="308" w:author="雅卉 蒋" w:date="2025-08-18T16:18:00Z">
        <w:r w:rsidDel="00000DD2">
          <w:rPr>
            <w:lang w:val="en-US"/>
          </w:rPr>
          <w:delText>D</w:delText>
        </w:r>
        <w:r w:rsidRPr="00D207AD" w:rsidDel="00000DD2">
          <w:rPr>
            <w:lang w:val="en-US"/>
          </w:rPr>
          <w:delText>irectly extract the</w:delText>
        </w:r>
        <w:r w:rsidDel="00000DD2">
          <w:rPr>
            <w:lang w:val="en-US"/>
          </w:rPr>
          <w:delText xml:space="preserve"> </w:delText>
        </w:r>
        <w:r w:rsidRPr="00FB2D8D" w:rsidDel="00000DD2">
          <w:rPr>
            <w:lang w:val="en-US"/>
          </w:rPr>
          <w:delText>"worst mRS in the acute phase" and "mRS at last follow-up"</w:delText>
        </w:r>
        <w:r w:rsidDel="00000DD2">
          <w:rPr>
            <w:lang w:val="en-US"/>
          </w:rPr>
          <w:delText xml:space="preserve"> </w:delText>
        </w:r>
        <w:r w:rsidDel="00000DD2">
          <w:rPr>
            <w:rFonts w:hint="eastAsia"/>
            <w:lang w:val="en-US"/>
          </w:rPr>
          <w:delText>if</w:delText>
        </w:r>
        <w:r w:rsidDel="00000DD2">
          <w:rPr>
            <w:lang w:val="en-US"/>
          </w:rPr>
          <w:delText xml:space="preserve"> they were provided in the publication text. Or if the value of</w:delText>
        </w:r>
        <w:r w:rsidRPr="00FB2D8D" w:rsidDel="00000DD2">
          <w:rPr>
            <w:lang w:val="en-US"/>
          </w:rPr>
          <w:delText xml:space="preserve"> </w:delText>
        </w:r>
        <w:r w:rsidDel="00000DD2">
          <w:rPr>
            <w:lang w:val="en-US"/>
          </w:rPr>
          <w:delText xml:space="preserve">mRS were not provided, evaluate the patient’s </w:delText>
        </w:r>
        <w:r w:rsidRPr="00FB2D8D" w:rsidDel="00000DD2">
          <w:rPr>
            <w:lang w:val="en-US"/>
          </w:rPr>
          <w:delText>"worst mRS in the acute phase" and "mRS at last follow-up"</w:delText>
        </w:r>
        <w:r w:rsidDel="00000DD2">
          <w:rPr>
            <w:lang w:val="en-US"/>
          </w:rPr>
          <w:delText xml:space="preserve"> using</w:delText>
        </w:r>
        <w:r w:rsidRPr="00FB2D8D" w:rsidDel="00000DD2">
          <w:rPr>
            <w:lang w:val="en-US"/>
          </w:rPr>
          <w:delText xml:space="preserve"> the modified Rankin Scale (mRS) scoring guides </w:delText>
        </w:r>
      </w:del>
      <w:del w:id="309"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310" w:author="雅卉 蒋" w:date="2025-08-18T16:18:00Z">
        <w:r w:rsidRPr="00FB2D8D" w:rsidDel="00000DD2">
          <w:rPr>
            <w:lang w:val="en-US"/>
          </w:rPr>
          <w:delText>as follows:</w:delText>
        </w:r>
      </w:del>
    </w:p>
    <w:p w14:paraId="2A4F98E0" w14:textId="12EFA428" w:rsidR="006722B9" w:rsidRPr="00FB2D8D" w:rsidDel="00000DD2" w:rsidRDefault="006722B9" w:rsidP="00417B72">
      <w:pPr>
        <w:rPr>
          <w:del w:id="311" w:author="雅卉 蒋" w:date="2025-08-18T16:18:00Z"/>
          <w:lang w:val="en-US"/>
        </w:rPr>
      </w:pPr>
    </w:p>
    <w:p w14:paraId="4AA8A2FD" w14:textId="7A4B8224" w:rsidR="00417B72" w:rsidRPr="00417B72" w:rsidDel="00000DD2" w:rsidRDefault="006722B9" w:rsidP="00417B72">
      <w:pPr>
        <w:rPr>
          <w:del w:id="312" w:author="雅卉 蒋" w:date="2025-08-18T16:18:00Z"/>
          <w:lang w:val="en-US"/>
        </w:rPr>
      </w:pPr>
      <w:del w:id="313" w:author="雅卉 蒋" w:date="2025-08-18T16:18:00Z">
        <w:r w:rsidDel="00000DD2">
          <w:rPr>
            <w:lang w:val="en-US"/>
          </w:rPr>
          <w:delText>T</w:delText>
        </w:r>
        <w:r w:rsidDel="00000DD2">
          <w:rPr>
            <w:rFonts w:hint="eastAsia"/>
            <w:lang w:val="en-US"/>
          </w:rPr>
          <w:delText>able</w:delText>
        </w:r>
        <w:r w:rsidDel="00000DD2">
          <w:rPr>
            <w:lang w:val="en-US"/>
          </w:rPr>
          <w:delText xml:space="preserve"> 1 - </w:delText>
        </w:r>
        <w:r w:rsidRPr="006722B9" w:rsidDel="00000DD2">
          <w:rPr>
            <w:lang w:val="en-US"/>
          </w:rPr>
          <w:delText>Applicable to both adults and children</w:delText>
        </w:r>
        <w:r w:rsidR="00417B72" w:rsidRPr="00417B72" w:rsidDel="00000DD2">
          <w:rPr>
            <w:lang w:val="en-US"/>
          </w:rPr>
          <w:delText>:</w:delText>
        </w:r>
      </w:del>
    </w:p>
    <w:p w14:paraId="4281A70A" w14:textId="6DBCA243" w:rsidR="00417B72" w:rsidRPr="00FB2D8D" w:rsidDel="00000DD2" w:rsidRDefault="00417B72" w:rsidP="00417B72">
      <w:pPr>
        <w:rPr>
          <w:del w:id="314" w:author="雅卉 蒋" w:date="2025-08-18T16:18:00Z"/>
          <w:lang w:val="en-US"/>
        </w:rPr>
      </w:pPr>
      <w:del w:id="315" w:author="雅卉 蒋" w:date="2025-08-18T16:18:00Z">
        <w:r w:rsidRPr="00FB2D8D" w:rsidDel="00000DD2">
          <w:rPr>
            <w:lang w:val="en-US"/>
          </w:rPr>
          <w:delText>Score - Description - Comments</w:delText>
        </w:r>
      </w:del>
    </w:p>
    <w:p w14:paraId="02F21064" w14:textId="287ADCA0" w:rsidR="00417B72" w:rsidRPr="00FB2D8D" w:rsidDel="00000DD2" w:rsidRDefault="00417B72" w:rsidP="00417B72">
      <w:pPr>
        <w:rPr>
          <w:del w:id="316" w:author="雅卉 蒋" w:date="2025-08-18T16:18:00Z"/>
          <w:lang w:val="en-US"/>
        </w:rPr>
      </w:pPr>
      <w:del w:id="317" w:author="雅卉 蒋" w:date="2025-08-18T16:18:00Z">
        <w:r w:rsidRPr="00FB2D8D" w:rsidDel="00000DD2">
          <w:rPr>
            <w:lang w:val="en-US"/>
          </w:rPr>
          <w:delText>0 - No symptoms</w:delText>
        </w:r>
      </w:del>
    </w:p>
    <w:p w14:paraId="1B6B7312" w14:textId="0FF53656" w:rsidR="00417B72" w:rsidRPr="00FB2D8D" w:rsidDel="00000DD2" w:rsidRDefault="00417B72" w:rsidP="00417B72">
      <w:pPr>
        <w:rPr>
          <w:del w:id="318" w:author="雅卉 蒋" w:date="2025-08-18T16:18:00Z"/>
          <w:lang w:val="en-US"/>
        </w:rPr>
      </w:pPr>
      <w:del w:id="319" w:author="雅卉 蒋" w:date="2025-08-18T16:18:00Z">
        <w:r w:rsidRPr="00FB2D8D" w:rsidDel="00000DD2">
          <w:rPr>
            <w:lang w:val="en-US"/>
          </w:rPr>
          <w:delText>1 - Non-disabling symptoms that do not interfere with the daily activity and playing/learning habits of the child - Playing/learning habits includes attending school or kindergarten</w:delText>
        </w:r>
      </w:del>
    </w:p>
    <w:p w14:paraId="042A2980" w14:textId="1BA9F6AC" w:rsidR="00417B72" w:rsidRPr="00FB2D8D" w:rsidDel="00000DD2" w:rsidRDefault="00417B72" w:rsidP="00417B72">
      <w:pPr>
        <w:rPr>
          <w:del w:id="320" w:author="雅卉 蒋" w:date="2025-08-18T16:18:00Z"/>
          <w:lang w:val="en-US"/>
        </w:rPr>
      </w:pPr>
      <w:del w:id="321" w:author="雅卉 蒋" w:date="2025-08-18T16:18:00Z">
        <w:r w:rsidRPr="00FB2D8D" w:rsidDel="00000DD2">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6C233F2C" w:rsidR="00417B72" w:rsidRPr="00FB2D8D" w:rsidDel="00000DD2" w:rsidRDefault="00417B72" w:rsidP="00417B72">
      <w:pPr>
        <w:rPr>
          <w:del w:id="322" w:author="雅卉 蒋" w:date="2025-08-18T16:18:00Z"/>
          <w:lang w:val="en-US"/>
        </w:rPr>
      </w:pPr>
      <w:del w:id="323" w:author="雅卉 蒋" w:date="2025-08-18T16:18:00Z">
        <w:r w:rsidRPr="00FB2D8D" w:rsidDel="00000DD2">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47BDF483" w:rsidR="00417B72" w:rsidRPr="00FB2D8D" w:rsidDel="00000DD2" w:rsidRDefault="00417B72" w:rsidP="00417B72">
      <w:pPr>
        <w:rPr>
          <w:del w:id="324" w:author="雅卉 蒋" w:date="2025-08-18T16:18:00Z"/>
          <w:lang w:val="en-US"/>
        </w:rPr>
      </w:pPr>
      <w:del w:id="325" w:author="雅卉 蒋" w:date="2025-08-18T16:18:00Z">
        <w:r w:rsidRPr="00FB2D8D" w:rsidDel="00000DD2">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660CE9C7" w:rsidR="00417B72" w:rsidRPr="00FB2D8D" w:rsidDel="00000DD2" w:rsidRDefault="00417B72" w:rsidP="00417B72">
      <w:pPr>
        <w:rPr>
          <w:del w:id="326" w:author="雅卉 蒋" w:date="2025-08-18T16:18:00Z"/>
          <w:lang w:val="en-US"/>
        </w:rPr>
      </w:pPr>
      <w:del w:id="327" w:author="雅卉 蒋" w:date="2025-08-18T16:18:00Z">
        <w:r w:rsidRPr="00FB2D8D" w:rsidDel="00000DD2">
          <w:rPr>
            <w:lang w:val="en-US"/>
          </w:rPr>
          <w:delText>5 - Severely disabled, totally dependent, requires constant attention - Bed-bound; May have impaired consciousness, agitation, dysautonomia, severe movement disorder</w:delText>
        </w:r>
      </w:del>
    </w:p>
    <w:p w14:paraId="3E5C4EDF" w14:textId="6D99D00F" w:rsidR="00417B72" w:rsidDel="00000DD2" w:rsidRDefault="00417B72" w:rsidP="00417B72">
      <w:pPr>
        <w:rPr>
          <w:del w:id="328" w:author="雅卉 蒋" w:date="2025-08-18T16:18:00Z"/>
          <w:lang w:val="en-US"/>
        </w:rPr>
      </w:pPr>
      <w:del w:id="329" w:author="雅卉 蒋" w:date="2025-08-18T16:18:00Z">
        <w:r w:rsidDel="00000DD2">
          <w:rPr>
            <w:lang w:val="en-US"/>
          </w:rPr>
          <w:delText>6 -</w:delText>
        </w:r>
        <w:r w:rsidRPr="00417B72" w:rsidDel="00000DD2">
          <w:rPr>
            <w:lang w:val="en-US"/>
          </w:rPr>
          <w:delText xml:space="preserve"> Dead</w:delText>
        </w:r>
      </w:del>
    </w:p>
    <w:p w14:paraId="764A8F62" w14:textId="1FD0A2CA" w:rsidR="00600698" w:rsidRPr="00600698" w:rsidDel="00000DD2" w:rsidRDefault="006722B9" w:rsidP="00600698">
      <w:pPr>
        <w:rPr>
          <w:del w:id="330" w:author="雅卉 蒋" w:date="2025-08-18T16:18:00Z"/>
          <w:lang w:val="en-US"/>
        </w:rPr>
      </w:pPr>
      <w:del w:id="331" w:author="雅卉 蒋" w:date="2025-08-18T16:18:00Z">
        <w:r w:rsidDel="00000DD2">
          <w:rPr>
            <w:lang w:val="en-US"/>
          </w:rPr>
          <w:delText>T</w:delText>
        </w:r>
        <w:r w:rsidDel="00000DD2">
          <w:rPr>
            <w:rFonts w:hint="eastAsia"/>
            <w:lang w:val="en-US"/>
          </w:rPr>
          <w:delText>able</w:delText>
        </w:r>
        <w:r w:rsidDel="00000DD2">
          <w:rPr>
            <w:lang w:val="en-US"/>
          </w:rPr>
          <w:delText xml:space="preserve"> 2 - </w:delText>
        </w:r>
        <w:r w:rsidR="00600698" w:rsidRPr="00600698" w:rsidDel="00000DD2">
          <w:rPr>
            <w:lang w:val="en-US"/>
          </w:rPr>
          <w:delText>For adults (=&gt; 18 years old):</w:delText>
        </w:r>
      </w:del>
    </w:p>
    <w:p w14:paraId="256BA2A8" w14:textId="3CA100F9" w:rsidR="00600698" w:rsidRPr="00600698" w:rsidDel="00000DD2" w:rsidRDefault="00600698" w:rsidP="00600698">
      <w:pPr>
        <w:rPr>
          <w:del w:id="332" w:author="雅卉 蒋" w:date="2025-08-18T16:18:00Z"/>
          <w:lang w:val="en-US"/>
        </w:rPr>
      </w:pPr>
      <w:del w:id="333" w:author="雅卉 蒋" w:date="2025-08-18T16:18:00Z">
        <w:r w:rsidRPr="00600698" w:rsidDel="00000DD2">
          <w:rPr>
            <w:lang w:val="en-US"/>
          </w:rPr>
          <w:delText>0 - no symptoms</w:delText>
        </w:r>
      </w:del>
    </w:p>
    <w:p w14:paraId="2D4BCAD8" w14:textId="43A11D71" w:rsidR="00600698" w:rsidRPr="00600698" w:rsidDel="00000DD2" w:rsidRDefault="00600698" w:rsidP="00600698">
      <w:pPr>
        <w:rPr>
          <w:del w:id="334" w:author="雅卉 蒋" w:date="2025-08-18T16:18:00Z"/>
          <w:lang w:val="en-US"/>
        </w:rPr>
      </w:pPr>
      <w:del w:id="335" w:author="雅卉 蒋" w:date="2025-08-18T16:18:00Z">
        <w:r w:rsidRPr="00600698" w:rsidDel="00000DD2">
          <w:rPr>
            <w:lang w:val="en-US"/>
          </w:rPr>
          <w:delText>1 - mild deficit without significant disability; capable of performing all usual duties and activities</w:delText>
        </w:r>
      </w:del>
    </w:p>
    <w:p w14:paraId="4FB182B4" w14:textId="114B75FA" w:rsidR="00600698" w:rsidRPr="00600698" w:rsidDel="00000DD2" w:rsidRDefault="00600698" w:rsidP="00600698">
      <w:pPr>
        <w:rPr>
          <w:del w:id="336" w:author="雅卉 蒋" w:date="2025-08-18T16:18:00Z"/>
          <w:lang w:val="en-US"/>
        </w:rPr>
      </w:pPr>
      <w:del w:id="337" w:author="雅卉 蒋" w:date="2025-08-18T16:18:00Z">
        <w:r w:rsidRPr="00600698" w:rsidDel="00000DD2">
          <w:rPr>
            <w:lang w:val="en-US"/>
          </w:rPr>
          <w:delText>2 - mild disability; unable to carry out all previous activities, but able to manage own affairs without any assistance</w:delText>
        </w:r>
      </w:del>
    </w:p>
    <w:p w14:paraId="67F0231B" w14:textId="01D743AD" w:rsidR="00600698" w:rsidRPr="00600698" w:rsidDel="00000DD2" w:rsidRDefault="00600698" w:rsidP="00600698">
      <w:pPr>
        <w:rPr>
          <w:del w:id="338" w:author="雅卉 蒋" w:date="2025-08-18T16:18:00Z"/>
          <w:lang w:val="en-US"/>
        </w:rPr>
      </w:pPr>
      <w:del w:id="339" w:author="雅卉 蒋" w:date="2025-08-18T16:18:00Z">
        <w:r w:rsidRPr="00600698" w:rsidDel="00000DD2">
          <w:rPr>
            <w:lang w:val="en-US"/>
          </w:rPr>
          <w:delText>3 - moderate disability, the patient requires assistance with some activities; able to walk without another person’s help</w:delText>
        </w:r>
      </w:del>
    </w:p>
    <w:p w14:paraId="027FBC59" w14:textId="0E0BABF6" w:rsidR="00600698" w:rsidRPr="00600698" w:rsidDel="00000DD2" w:rsidRDefault="00600698" w:rsidP="00600698">
      <w:pPr>
        <w:rPr>
          <w:del w:id="340" w:author="雅卉 蒋" w:date="2025-08-18T16:18:00Z"/>
          <w:lang w:val="en-US"/>
        </w:rPr>
      </w:pPr>
      <w:del w:id="341" w:author="雅卉 蒋" w:date="2025-08-18T16:18:00Z">
        <w:r w:rsidRPr="00600698" w:rsidDel="00000DD2">
          <w:rPr>
            <w:lang w:val="en-US"/>
          </w:rPr>
          <w:delText>4 - unable to walk and attend to bodily needs without assistance</w:delText>
        </w:r>
      </w:del>
    </w:p>
    <w:p w14:paraId="79694745" w14:textId="11DCB8CC" w:rsidR="00600698" w:rsidRPr="00600698" w:rsidDel="00000DD2" w:rsidRDefault="00600698" w:rsidP="00600698">
      <w:pPr>
        <w:rPr>
          <w:del w:id="342" w:author="雅卉 蒋" w:date="2025-08-18T16:18:00Z"/>
          <w:lang w:val="en-US"/>
        </w:rPr>
      </w:pPr>
      <w:del w:id="343" w:author="雅卉 蒋" w:date="2025-08-18T16:18:00Z">
        <w:r w:rsidRPr="00600698" w:rsidDel="00000DD2">
          <w:rPr>
            <w:lang w:val="en-US"/>
          </w:rPr>
          <w:delText>5 - bedridden; incontinent, requiring constant nursing care</w:delText>
        </w:r>
      </w:del>
    </w:p>
    <w:p w14:paraId="56E010F6" w14:textId="2A827B0B" w:rsidR="00600698" w:rsidRPr="00600698" w:rsidDel="00000DD2" w:rsidRDefault="00600698" w:rsidP="00600698">
      <w:pPr>
        <w:rPr>
          <w:del w:id="344" w:author="雅卉 蒋" w:date="2025-08-18T16:18:00Z"/>
          <w:lang w:val="en-US"/>
        </w:rPr>
      </w:pPr>
      <w:del w:id="345" w:author="雅卉 蒋" w:date="2025-08-18T16:18:00Z">
        <w:r w:rsidRPr="00600698" w:rsidDel="00000DD2">
          <w:rPr>
            <w:lang w:val="en-US"/>
          </w:rPr>
          <w:delText>6 - dead</w:delText>
        </w:r>
      </w:del>
    </w:p>
    <w:p w14:paraId="6CF797B0" w14:textId="5CC76B18" w:rsidR="00600698" w:rsidRPr="00600698" w:rsidDel="00000DD2" w:rsidRDefault="006722B9" w:rsidP="00600698">
      <w:pPr>
        <w:rPr>
          <w:del w:id="346" w:author="雅卉 蒋" w:date="2025-08-18T16:18:00Z"/>
          <w:lang w:val="en-US"/>
        </w:rPr>
      </w:pPr>
      <w:del w:id="347" w:author="雅卉 蒋" w:date="2025-08-18T16:18:00Z">
        <w:r w:rsidDel="00000DD2">
          <w:rPr>
            <w:lang w:val="en-US"/>
          </w:rPr>
          <w:delText>T</w:delText>
        </w:r>
        <w:r w:rsidDel="00000DD2">
          <w:rPr>
            <w:rFonts w:hint="eastAsia"/>
            <w:lang w:val="en-US"/>
          </w:rPr>
          <w:delText>able</w:delText>
        </w:r>
        <w:r w:rsidDel="00000DD2">
          <w:rPr>
            <w:lang w:val="en-US"/>
          </w:rPr>
          <w:delText xml:space="preserve"> 3 - </w:delText>
        </w:r>
        <w:r w:rsidR="00600698" w:rsidRPr="00600698" w:rsidDel="00000DD2">
          <w:rPr>
            <w:lang w:val="en-US"/>
          </w:rPr>
          <w:delText>For children (&lt; 18 years old):</w:delText>
        </w:r>
      </w:del>
    </w:p>
    <w:p w14:paraId="71833179" w14:textId="497422CB" w:rsidR="00600698" w:rsidRPr="00600698" w:rsidDel="00000DD2" w:rsidRDefault="00600698" w:rsidP="00600698">
      <w:pPr>
        <w:rPr>
          <w:del w:id="348" w:author="雅卉 蒋" w:date="2025-08-18T16:18:00Z"/>
          <w:lang w:val="en-US"/>
        </w:rPr>
      </w:pPr>
      <w:del w:id="349" w:author="雅卉 蒋" w:date="2025-08-18T16:18:00Z">
        <w:r w:rsidRPr="00600698" w:rsidDel="00000DD2">
          <w:rPr>
            <w:lang w:val="en-US"/>
          </w:rPr>
          <w:delText>0 - No symptoms at all</w:delText>
        </w:r>
      </w:del>
    </w:p>
    <w:p w14:paraId="510DD695" w14:textId="2C5F5ACE" w:rsidR="00600698" w:rsidRPr="00600698" w:rsidDel="00000DD2" w:rsidRDefault="00600698" w:rsidP="00600698">
      <w:pPr>
        <w:rPr>
          <w:del w:id="350" w:author="雅卉 蒋" w:date="2025-08-18T16:18:00Z"/>
          <w:lang w:val="en-US"/>
        </w:rPr>
      </w:pPr>
      <w:del w:id="351" w:author="雅卉 蒋" w:date="2025-08-18T16:18:00Z">
        <w:r w:rsidRPr="00600698" w:rsidDel="00000DD2">
          <w:rPr>
            <w:lang w:val="en-US"/>
          </w:rPr>
          <w:delText>1 - No significant disabilities despite symptoms in clinical examination; age appropriate behaviour and further development</w:delText>
        </w:r>
      </w:del>
    </w:p>
    <w:p w14:paraId="1AEDF410" w14:textId="57AE5748" w:rsidR="00600698" w:rsidRPr="00600698" w:rsidDel="00000DD2" w:rsidRDefault="00600698" w:rsidP="00600698">
      <w:pPr>
        <w:rPr>
          <w:del w:id="352" w:author="雅卉 蒋" w:date="2025-08-18T16:18:00Z"/>
          <w:lang w:val="en-US"/>
        </w:rPr>
      </w:pPr>
      <w:del w:id="353" w:author="雅卉 蒋" w:date="2025-08-18T16:18:00Z">
        <w:r w:rsidRPr="00600698" w:rsidDel="00000DD2">
          <w:rPr>
            <w:lang w:val="en-US"/>
          </w:rPr>
          <w:delText>2 - Slight disability; unable to carry out all previous activities, but same independence as other age- and sex-matched children (no reduction of levels on the gross motor function scale)</w:delText>
        </w:r>
      </w:del>
    </w:p>
    <w:p w14:paraId="35B8CCCD" w14:textId="6B7D554A" w:rsidR="00600698" w:rsidRPr="00600698" w:rsidDel="00000DD2" w:rsidRDefault="00600698" w:rsidP="00600698">
      <w:pPr>
        <w:rPr>
          <w:del w:id="354" w:author="雅卉 蒋" w:date="2025-08-18T16:18:00Z"/>
          <w:lang w:val="en-US"/>
        </w:rPr>
      </w:pPr>
      <w:del w:id="355" w:author="雅卉 蒋" w:date="2025-08-18T16:18:00Z">
        <w:r w:rsidRPr="00600698" w:rsidDel="00000DD2">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5D2CC3B4" w:rsidR="00600698" w:rsidRPr="00600698" w:rsidDel="00000DD2" w:rsidRDefault="00600698" w:rsidP="00600698">
      <w:pPr>
        <w:rPr>
          <w:del w:id="356" w:author="雅卉 蒋" w:date="2025-08-18T16:18:00Z"/>
          <w:lang w:val="en-US"/>
        </w:rPr>
      </w:pPr>
      <w:del w:id="357" w:author="雅卉 蒋" w:date="2025-08-18T16:18:00Z">
        <w:r w:rsidRPr="00600698" w:rsidDel="00000DD2">
          <w:rPr>
            <w:lang w:val="en-US"/>
          </w:rPr>
          <w:delText>4 - Moderately severe disability; unable to walk without assistance; in younger patients reduction of at least 2 levels on the gross motor function scale</w:delText>
        </w:r>
      </w:del>
    </w:p>
    <w:p w14:paraId="3EC66D58" w14:textId="176AD806" w:rsidR="00600698" w:rsidRPr="00600698" w:rsidDel="00000DD2" w:rsidRDefault="00600698" w:rsidP="00600698">
      <w:pPr>
        <w:rPr>
          <w:del w:id="358" w:author="雅卉 蒋" w:date="2025-08-18T16:18:00Z"/>
          <w:lang w:val="en-US"/>
        </w:rPr>
      </w:pPr>
      <w:del w:id="359" w:author="雅卉 蒋" w:date="2025-08-18T16:18:00Z">
        <w:r w:rsidRPr="00600698" w:rsidDel="00000DD2">
          <w:rPr>
            <w:lang w:val="en-US"/>
          </w:rPr>
          <w:delText xml:space="preserve">  - GMFCS (before 2 years old): Level III = unable to sit without trunk support, unable to crawl or pull to stand</w:delText>
        </w:r>
      </w:del>
    </w:p>
    <w:p w14:paraId="5D5D9804" w14:textId="635B66D8" w:rsidR="00600698" w:rsidRPr="00600698" w:rsidDel="00000DD2" w:rsidRDefault="00600698" w:rsidP="00600698">
      <w:pPr>
        <w:rPr>
          <w:del w:id="360" w:author="雅卉 蒋" w:date="2025-08-18T16:18:00Z"/>
          <w:lang w:val="en-US"/>
        </w:rPr>
      </w:pPr>
      <w:del w:id="361" w:author="雅卉 蒋" w:date="2025-08-18T16:18:00Z">
        <w:r w:rsidRPr="00600698" w:rsidDel="00000DD2">
          <w:rPr>
            <w:lang w:val="en-US"/>
          </w:rPr>
          <w:delText xml:space="preserve">  - GMFCS (&gt;= 2 years old): Level III = requires a hand-held mobility device or adult support to walk</w:delText>
        </w:r>
      </w:del>
    </w:p>
    <w:p w14:paraId="6A9DC37E" w14:textId="4A0EFD8A" w:rsidR="00600698" w:rsidRPr="00600698" w:rsidDel="00000DD2" w:rsidRDefault="00600698" w:rsidP="00600698">
      <w:pPr>
        <w:rPr>
          <w:del w:id="362" w:author="雅卉 蒋" w:date="2025-08-18T16:18:00Z"/>
          <w:lang w:val="en-US"/>
        </w:rPr>
      </w:pPr>
      <w:del w:id="363" w:author="雅卉 蒋" w:date="2025-08-18T16:18:00Z">
        <w:r w:rsidRPr="00600698" w:rsidDel="00000DD2">
          <w:rPr>
            <w:lang w:val="en-US"/>
          </w:rPr>
          <w:delText>5 - severe disability; bedridden, requiring constant nursing care and attention</w:delText>
        </w:r>
      </w:del>
    </w:p>
    <w:p w14:paraId="4161A425" w14:textId="6C0E7A12" w:rsidR="00600698" w:rsidDel="00000DD2" w:rsidRDefault="00600698" w:rsidP="00600698">
      <w:pPr>
        <w:rPr>
          <w:del w:id="364" w:author="雅卉 蒋" w:date="2025-08-18T16:18:00Z"/>
          <w:lang w:val="en-US"/>
        </w:rPr>
      </w:pPr>
      <w:del w:id="365" w:author="雅卉 蒋" w:date="2025-08-18T16:18:00Z">
        <w:r w:rsidRPr="00600698" w:rsidDel="00000DD2">
          <w:rPr>
            <w:lang w:val="en-US"/>
          </w:rPr>
          <w:delText>6 - dead</w:delText>
        </w:r>
      </w:del>
    </w:p>
    <w:p w14:paraId="59E30472" w14:textId="026E050C" w:rsidR="00FB2D8D" w:rsidRPr="00FB2D8D" w:rsidDel="00000DD2" w:rsidRDefault="00FB2D8D" w:rsidP="00FB2D8D">
      <w:pPr>
        <w:rPr>
          <w:del w:id="366" w:author="雅卉 蒋" w:date="2025-08-18T16:18:00Z"/>
          <w:lang w:val="en-US"/>
        </w:rPr>
      </w:pPr>
    </w:p>
    <w:p w14:paraId="752E5D8E" w14:textId="67A2ED1E" w:rsidR="00FB2D8D" w:rsidRPr="00094CBE" w:rsidDel="00000DD2" w:rsidRDefault="00FB2D8D" w:rsidP="00FB2D8D">
      <w:pPr>
        <w:pStyle w:val="ListParagraph"/>
        <w:numPr>
          <w:ilvl w:val="0"/>
          <w:numId w:val="1"/>
        </w:numPr>
        <w:rPr>
          <w:del w:id="367" w:author="雅卉 蒋" w:date="2025-08-18T16:18:00Z"/>
          <w:sz w:val="28"/>
          <w:szCs w:val="28"/>
          <w:lang w:val="en-US"/>
        </w:rPr>
      </w:pPr>
      <w:del w:id="368" w:author="雅卉 蒋" w:date="2025-08-18T16:18:00Z">
        <w:r w:rsidRPr="00FB2D8D" w:rsidDel="00000DD2">
          <w:rPr>
            <w:sz w:val="28"/>
            <w:szCs w:val="28"/>
            <w:lang w:val="en-US"/>
          </w:rPr>
          <w:delText xml:space="preserve">Chain-of-Thought </w:delText>
        </w:r>
        <w:r w:rsidRPr="00FB2D8D" w:rsidDel="00000DD2">
          <w:rPr>
            <w:sz w:val="28"/>
            <w:szCs w:val="28"/>
          </w:rPr>
          <w:delText>(</w:delText>
        </w:r>
        <w:r w:rsidRPr="00FB2D8D" w:rsidDel="00000DD2">
          <w:rPr>
            <w:sz w:val="28"/>
            <w:szCs w:val="28"/>
            <w:lang w:val="en-US"/>
          </w:rPr>
          <w:delText xml:space="preserve">for </w:delText>
        </w:r>
        <w:r w:rsidRPr="00FB2D8D" w:rsidDel="00000DD2">
          <w:rPr>
            <w:sz w:val="28"/>
            <w:szCs w:val="28"/>
          </w:rPr>
          <w:delText xml:space="preserve">Duration </w:delText>
        </w:r>
        <w:r w:rsidRPr="00FB2D8D" w:rsidDel="00000DD2">
          <w:rPr>
            <w:sz w:val="28"/>
            <w:szCs w:val="28"/>
            <w:lang w:val="en-US"/>
          </w:rPr>
          <w:delText>Calculation</w:delText>
        </w:r>
        <w:r w:rsidRPr="00FB2D8D" w:rsidDel="00000DD2">
          <w:rPr>
            <w:sz w:val="28"/>
            <w:szCs w:val="28"/>
          </w:rPr>
          <w:delText>)</w:delText>
        </w:r>
      </w:del>
    </w:p>
    <w:p w14:paraId="0EC8101E" w14:textId="44D76EC0" w:rsidR="00094CBE" w:rsidDel="00000DD2" w:rsidRDefault="00094CBE" w:rsidP="00094CBE">
      <w:pPr>
        <w:rPr>
          <w:del w:id="369" w:author="雅卉 蒋" w:date="2025-08-18T16:18:00Z"/>
          <w:lang w:val="en-US"/>
        </w:rPr>
      </w:pPr>
      <w:del w:id="370" w:author="雅卉 蒋" w:date="2025-08-18T16:18:00Z">
        <w:r w:rsidRPr="00094CBE" w:rsidDel="00000DD2">
          <w:rPr>
            <w:lang w:val="en-US"/>
          </w:rPr>
          <w:delText xml:space="preserve">- DaysToIT: number of </w:delText>
        </w:r>
        <w:r w:rsidR="00214784" w:rsidRPr="00094CBE" w:rsidDel="00000DD2">
          <w:rPr>
            <w:lang w:val="en-US"/>
          </w:rPr>
          <w:delText xml:space="preserve">calendar </w:delText>
        </w:r>
        <w:r w:rsidRPr="00094CBE" w:rsidDel="00000DD2">
          <w:rPr>
            <w:lang w:val="en-US"/>
          </w:rPr>
          <w:delText xml:space="preserve">days between </w:delText>
        </w:r>
        <w:r w:rsidR="00214784" w:rsidRPr="00DA3A24" w:rsidDel="00000DD2">
          <w:rPr>
            <w:lang w:val="en-US"/>
          </w:rPr>
          <w:delText>d</w:delText>
        </w:r>
        <w:r w:rsidR="00214784" w:rsidRPr="00094CBE" w:rsidDel="00000DD2">
          <w:rPr>
            <w:lang w:val="en-US"/>
          </w:rPr>
          <w:delText xml:space="preserve">ate of first symptom onset of </w:delText>
        </w:r>
        <w:r w:rsidR="00214784" w:rsidRPr="00DA3A24" w:rsidDel="00000DD2">
          <w:rPr>
            <w:lang w:val="en-US"/>
          </w:rPr>
          <w:delText>NMDARE</w:delText>
        </w:r>
        <w:r w:rsidRPr="00094CBE" w:rsidDel="00000DD2">
          <w:rPr>
            <w:lang w:val="en-US"/>
          </w:rPr>
          <w:delText xml:space="preserve"> and </w:delText>
        </w:r>
        <w:r w:rsidR="00214784" w:rsidRPr="00DA3A24" w:rsidDel="00000DD2">
          <w:rPr>
            <w:lang w:val="en-US"/>
          </w:rPr>
          <w:delText>d</w:delText>
        </w:r>
        <w:r w:rsidR="00214784" w:rsidRPr="00094CBE" w:rsidDel="00000DD2">
          <w:rPr>
            <w:lang w:val="en-US"/>
          </w:rPr>
          <w:delText xml:space="preserve">ate of </w:delText>
        </w:r>
        <w:r w:rsidRPr="00DA3A24" w:rsidDel="00000DD2">
          <w:rPr>
            <w:lang w:val="en-US"/>
          </w:rPr>
          <w:delText xml:space="preserve">first </w:delText>
        </w:r>
        <w:r w:rsidR="00214784" w:rsidRPr="00DA3A24" w:rsidDel="00000DD2">
          <w:rPr>
            <w:lang w:val="en-US"/>
          </w:rPr>
          <w:delText xml:space="preserve">immunotherapy </w:delText>
        </w:r>
        <w:r w:rsidR="00214784" w:rsidRPr="00094CBE" w:rsidDel="00000DD2">
          <w:rPr>
            <w:lang w:val="en-US"/>
          </w:rPr>
          <w:delText>was initiated</w:delText>
        </w:r>
        <w:r w:rsidRPr="00DA3A24" w:rsidDel="00000DD2">
          <w:rPr>
            <w:lang w:val="en-US"/>
          </w:rPr>
          <w:delText xml:space="preserve">. </w:delText>
        </w:r>
        <w:r w:rsidR="00DA3A24" w:rsidRPr="00DA3A24" w:rsidDel="00000DD2">
          <w:rPr>
            <w:lang w:val="en-US"/>
          </w:rPr>
          <w:delText xml:space="preserve">Follow the step-by-step reasoning process before giving the final result. </w:delText>
        </w:r>
        <w:r w:rsidR="00D207AD" w:rsidRPr="00D207AD" w:rsidDel="00000DD2">
          <w:rPr>
            <w:lang w:val="en-US"/>
          </w:rPr>
          <w:delText>Perform all reasoning internally before producing the final output and do not output any explanation in the final answer.</w:delText>
        </w:r>
      </w:del>
    </w:p>
    <w:p w14:paraId="2C1F085F" w14:textId="46F33DC0" w:rsidR="00214784" w:rsidDel="00000DD2" w:rsidRDefault="00214784" w:rsidP="00214784">
      <w:pPr>
        <w:ind w:left="720"/>
        <w:rPr>
          <w:del w:id="371" w:author="雅卉 蒋" w:date="2025-08-18T16:18:00Z"/>
          <w:lang w:val="en-US"/>
        </w:rPr>
      </w:pPr>
      <w:del w:id="372" w:author="雅卉 蒋" w:date="2025-08-18T16:18:00Z">
        <w:r w:rsidDel="00000DD2">
          <w:rPr>
            <w:lang w:val="en-US"/>
          </w:rPr>
          <w:delText>(</w:delText>
        </w:r>
        <w:r w:rsidR="00DA3A24" w:rsidDel="00000DD2">
          <w:rPr>
            <w:lang w:val="en-US"/>
          </w:rPr>
          <w:delText>R</w:delText>
        </w:r>
        <w:r w:rsidR="00DA3A24" w:rsidRPr="00DA3A24" w:rsidDel="00000DD2">
          <w:rPr>
            <w:lang w:val="en-US"/>
          </w:rPr>
          <w:delText xml:space="preserve">easoning </w:delText>
        </w:r>
        <w:r w:rsidR="00DA3A24" w:rsidDel="00000DD2">
          <w:rPr>
            <w:lang w:val="en-US"/>
          </w:rPr>
          <w:delText>P</w:delText>
        </w:r>
        <w:r w:rsidR="00DA3A24" w:rsidRPr="00DA3A24" w:rsidDel="00000DD2">
          <w:rPr>
            <w:lang w:val="en-US"/>
          </w:rPr>
          <w:delText>rocess</w:delText>
        </w:r>
        <w:r w:rsidDel="00000DD2">
          <w:rPr>
            <w:lang w:val="en-US"/>
          </w:rPr>
          <w:delText>:</w:delText>
        </w:r>
      </w:del>
    </w:p>
    <w:p w14:paraId="3D90E434" w14:textId="0804F090" w:rsidR="00DA3A24" w:rsidRPr="00DA3A24" w:rsidDel="00000DD2" w:rsidRDefault="00214784" w:rsidP="00DA3A24">
      <w:pPr>
        <w:ind w:left="720"/>
        <w:rPr>
          <w:del w:id="373" w:author="雅卉 蒋" w:date="2025-08-18T16:18:00Z"/>
          <w:lang w:val="en-US"/>
        </w:rPr>
      </w:pPr>
      <w:del w:id="374" w:author="雅卉 蒋" w:date="2025-08-18T16:18:00Z">
        <w:r w:rsidRPr="00214784" w:rsidDel="00000DD2">
          <w:rPr>
            <w:lang w:val="en-US"/>
          </w:rPr>
          <w:delText>Step 1: Identify</w:delText>
        </w:r>
        <w:r w:rsidDel="00000DD2">
          <w:rPr>
            <w:lang w:val="en-US"/>
          </w:rPr>
          <w:delText xml:space="preserve"> </w:delText>
        </w:r>
        <w:r w:rsidR="00DA3A24" w:rsidRPr="00DA3A24" w:rsidDel="00000DD2">
          <w:rPr>
            <w:lang w:val="en-US"/>
          </w:rPr>
          <w:delText>relevant time expressions in the text</w:delText>
        </w:r>
        <w:r w:rsidRPr="00DA3A24" w:rsidDel="00000DD2">
          <w:rPr>
            <w:lang w:val="en-US"/>
          </w:rPr>
          <w:delText xml:space="preserve"> about</w:delText>
        </w:r>
        <w:r w:rsidR="00DA3A24" w:rsidDel="00000DD2">
          <w:rPr>
            <w:lang w:val="en-US"/>
          </w:rPr>
          <w:delText>:</w:delText>
        </w:r>
        <w:r w:rsidR="00DA3A24" w:rsidRPr="00DA3A24" w:rsidDel="00000DD2">
          <w:rPr>
            <w:lang w:val="en-US"/>
          </w:rPr>
          <w:delText xml:space="preserve"> (1) the interval of onset to first immunotherapy</w:delText>
        </w:r>
        <w:r w:rsidR="00DA3A24" w:rsidDel="00000DD2">
          <w:rPr>
            <w:lang w:val="en-US"/>
          </w:rPr>
          <w:delText xml:space="preserve">; (2) </w:delText>
        </w:r>
        <w:r w:rsidR="00DA3A24" w:rsidRPr="00DA3A24" w:rsidDel="00000DD2">
          <w:rPr>
            <w:lang w:val="en-US"/>
          </w:rPr>
          <w:delText>date or time reference</w:delText>
        </w:r>
        <w:r w:rsidR="00FE60F8" w:rsidDel="00000DD2">
          <w:rPr>
            <w:lang w:val="en-US"/>
          </w:rPr>
          <w:delText xml:space="preserve"> of </w:delText>
        </w:r>
        <w:r w:rsidR="00FE60F8" w:rsidRPr="00DA3A24" w:rsidDel="00000DD2">
          <w:rPr>
            <w:lang w:val="en-US"/>
          </w:rPr>
          <w:delText>symptom onset</w:delText>
        </w:r>
        <w:r w:rsidR="00DA3A24" w:rsidRPr="00DA3A24" w:rsidDel="00000DD2">
          <w:rPr>
            <w:lang w:val="en-US"/>
          </w:rPr>
          <w:delText>; (3)</w:delText>
        </w:r>
        <w:r w:rsidR="00FE60F8" w:rsidRPr="00FE60F8" w:rsidDel="00000DD2">
          <w:rPr>
            <w:lang w:val="en-US"/>
          </w:rPr>
          <w:delText xml:space="preserve"> </w:delText>
        </w:r>
        <w:r w:rsidR="00FE60F8" w:rsidRPr="00DA3A24" w:rsidDel="00000DD2">
          <w:rPr>
            <w:lang w:val="en-US"/>
          </w:rPr>
          <w:delText>date or time reference</w:delText>
        </w:r>
        <w:r w:rsidR="00FE60F8" w:rsidDel="00000DD2">
          <w:rPr>
            <w:lang w:val="en-US"/>
          </w:rPr>
          <w:delText xml:space="preserve"> of</w:delText>
        </w:r>
        <w:r w:rsidR="00DA3A24" w:rsidRPr="00DA3A24" w:rsidDel="00000DD2">
          <w:rPr>
            <w:lang w:val="en-US"/>
          </w:rPr>
          <w:delText xml:space="preserve"> </w:delText>
        </w:r>
        <w:r w:rsidR="00DA3A24" w:rsidRPr="00DA3A24" w:rsidDel="00000DD2">
          <w:rPr>
            <w:rFonts w:hint="eastAsia"/>
            <w:lang w:val="en-US"/>
          </w:rPr>
          <w:delText>f</w:delText>
        </w:r>
        <w:r w:rsidR="00DA3A24" w:rsidRPr="00DA3A24" w:rsidDel="00000DD2">
          <w:rPr>
            <w:lang w:val="en-US"/>
          </w:rPr>
          <w:delText>irst immunotherapy initiation</w:delText>
        </w:r>
        <w:r w:rsidR="00DA3A24" w:rsidDel="00000DD2">
          <w:rPr>
            <w:lang w:val="en-US"/>
          </w:rPr>
          <w:delText>.</w:delText>
        </w:r>
      </w:del>
    </w:p>
    <w:p w14:paraId="7A8F6180" w14:textId="7D89F888" w:rsidR="00DA3A24" w:rsidDel="00000DD2" w:rsidRDefault="00DA3A24" w:rsidP="00DA3A24">
      <w:pPr>
        <w:ind w:left="720"/>
        <w:rPr>
          <w:del w:id="375" w:author="雅卉 蒋" w:date="2025-08-18T16:18:00Z"/>
          <w:lang w:val="en-US"/>
        </w:rPr>
      </w:pPr>
      <w:del w:id="376"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R="00D207AD" w:rsidDel="00000DD2">
          <w:rPr>
            <w:lang w:val="en-US"/>
          </w:rPr>
          <w:delText>A</w:delText>
        </w:r>
        <w:r w:rsidRPr="00DA3A24" w:rsidDel="00000DD2">
          <w:rPr>
            <w:lang w:val="en-US"/>
          </w:rPr>
          <w:delText xml:space="preserve">) </w:delText>
        </w:r>
        <w:r w:rsidR="00D207AD" w:rsidRPr="00DA3A24" w:rsidDel="00000DD2">
          <w:rPr>
            <w:lang w:val="en-US"/>
          </w:rPr>
          <w:delText>interval</w:delText>
        </w:r>
        <w:r w:rsidRPr="00DA3A24" w:rsidDel="00000DD2">
          <w:rPr>
            <w:lang w:val="en-US"/>
          </w:rPr>
          <w:delText xml:space="preserve"> is already given in days; (</w:delText>
        </w:r>
        <w:r w:rsidR="00D207AD" w:rsidDel="00000DD2">
          <w:rPr>
            <w:lang w:val="en-US"/>
          </w:rPr>
          <w:delText>B</w:delText>
        </w:r>
        <w:r w:rsidRPr="00DA3A24" w:rsidDel="00000DD2">
          <w:rPr>
            <w:lang w:val="en-US"/>
          </w:rPr>
          <w:delText xml:space="preserve">) </w:delText>
        </w:r>
        <w:r w:rsidR="00D207AD" w:rsidRPr="00DA3A24" w:rsidDel="00000DD2">
          <w:rPr>
            <w:lang w:val="en-US"/>
          </w:rPr>
          <w:delText xml:space="preserve">interval </w:delText>
        </w:r>
        <w:r w:rsidRPr="00DA3A24" w:rsidDel="00000DD2">
          <w:rPr>
            <w:lang w:val="en-US"/>
          </w:rPr>
          <w:delText>is given in weeks or months; (</w:delText>
        </w:r>
        <w:r w:rsidR="00D207AD" w:rsidDel="00000DD2">
          <w:rPr>
            <w:lang w:val="en-US"/>
          </w:rPr>
          <w:delText>C</w:delText>
        </w:r>
        <w:r w:rsidRPr="00DA3A24" w:rsidDel="00000DD2">
          <w:rPr>
            <w:lang w:val="en-US"/>
          </w:rPr>
          <w:delText xml:space="preserve">) </w:delText>
        </w:r>
        <w:r w:rsidR="00FE60F8" w:rsidDel="00000DD2">
          <w:rPr>
            <w:lang w:val="en-US"/>
          </w:rPr>
          <w:delText>t</w:delText>
        </w:r>
        <w:r w:rsidRPr="00DA3A24" w:rsidDel="00000DD2">
          <w:rPr>
            <w:lang w:val="en-US"/>
          </w:rPr>
          <w:delText>wo specific dates are provided; (</w:delText>
        </w:r>
        <w:r w:rsidR="00D207AD" w:rsidDel="00000DD2">
          <w:rPr>
            <w:lang w:val="en-US"/>
          </w:rPr>
          <w:delText>D</w:delText>
        </w:r>
        <w:r w:rsidRPr="00DA3A24" w:rsidDel="00000DD2">
          <w:rPr>
            <w:lang w:val="en-US"/>
          </w:rPr>
          <w:delText xml:space="preserve">) </w:delText>
        </w:r>
        <w:r w:rsidR="00FE60F8" w:rsidDel="00000DD2">
          <w:rPr>
            <w:lang w:val="en-US"/>
          </w:rPr>
          <w:delText>i</w:delText>
        </w:r>
        <w:r w:rsidRPr="00DA3A24" w:rsidDel="00000DD2">
          <w:rPr>
            <w:lang w:val="en-US"/>
          </w:rPr>
          <w:delText>nformation is unavailable or incomplete</w:delText>
        </w:r>
        <w:r w:rsidR="00FE60F8" w:rsidDel="00000DD2">
          <w:rPr>
            <w:lang w:val="en-US"/>
          </w:rPr>
          <w:delText>.</w:delText>
        </w:r>
      </w:del>
    </w:p>
    <w:p w14:paraId="699C57B2" w14:textId="538AC38A" w:rsidR="00D207AD" w:rsidRPr="00D207AD" w:rsidDel="00000DD2" w:rsidRDefault="00D207AD" w:rsidP="00D207AD">
      <w:pPr>
        <w:ind w:left="720"/>
        <w:rPr>
          <w:del w:id="377" w:author="雅卉 蒋" w:date="2025-08-18T16:18:00Z"/>
          <w:lang w:val="en-US"/>
        </w:rPr>
      </w:pPr>
      <w:del w:id="378" w:author="雅卉 蒋" w:date="2025-08-18T16:18:00Z">
        <w:r w:rsidRPr="00D207AD" w:rsidDel="00000DD2">
          <w:rPr>
            <w:lang w:val="en-US"/>
          </w:rPr>
          <w:delText xml:space="preserve">Step 3: Apply calculation rules: (for A) directly extract the number of days; (for B) </w:delText>
        </w:r>
        <w:r w:rsidRPr="00D207AD" w:rsidDel="00000DD2">
          <w:rPr>
            <w:rFonts w:hint="eastAsia"/>
            <w:lang w:val="en-US"/>
          </w:rPr>
          <w:delText>c</w:delText>
        </w:r>
        <w:r w:rsidRPr="00D207AD" w:rsidDel="00000DD2">
          <w:rPr>
            <w:lang w:val="en-US"/>
          </w:rPr>
          <w:delText xml:space="preserve">onvert to days </w:delText>
        </w:r>
        <w:r w:rsidRPr="00094CBE" w:rsidDel="00000DD2">
          <w:rPr>
            <w:lang w:val="en-US"/>
          </w:rPr>
          <w:delText>(1 week = 7 days; 1 month = 30 days</w:delText>
        </w:r>
        <w:r w:rsidRPr="00D207AD" w:rsidDel="00000DD2">
          <w:rPr>
            <w:lang w:val="en-US"/>
          </w:rPr>
          <w:delText xml:space="preserve">); (for C) calculate the difference in days between the two dates (calendar days, not rounded); (for D) </w:delText>
        </w:r>
        <w:r w:rsidDel="00000DD2">
          <w:rPr>
            <w:lang w:val="en-US"/>
          </w:rPr>
          <w:delText>a</w:delText>
        </w:r>
        <w:r w:rsidRPr="00D207AD" w:rsidDel="00000DD2">
          <w:rPr>
            <w:lang w:val="en-US"/>
          </w:rPr>
          <w:delText>ssign null</w:delText>
        </w:r>
        <w:r w:rsidRPr="00D207AD" w:rsidDel="00000DD2">
          <w:delText>.</w:delText>
        </w:r>
      </w:del>
    </w:p>
    <w:p w14:paraId="2DDD2C98" w14:textId="022D304B" w:rsidR="00D207AD" w:rsidRPr="00D207AD" w:rsidDel="00000DD2" w:rsidRDefault="00D207AD" w:rsidP="00D207AD">
      <w:pPr>
        <w:ind w:left="720"/>
        <w:rPr>
          <w:del w:id="379" w:author="雅卉 蒋" w:date="2025-08-18T16:18:00Z"/>
          <w:lang w:val="en-US"/>
        </w:rPr>
      </w:pPr>
      <w:del w:id="380"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an integer number of days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19049066" w14:textId="1AA24F57" w:rsidR="00D207AD" w:rsidDel="00000DD2" w:rsidRDefault="00D207AD" w:rsidP="00214784">
      <w:pPr>
        <w:ind w:left="720"/>
        <w:rPr>
          <w:del w:id="381" w:author="雅卉 蒋" w:date="2025-08-18T16:18:00Z"/>
          <w:lang w:val="en-US"/>
        </w:rPr>
      </w:pPr>
    </w:p>
    <w:p w14:paraId="5F244FFA" w14:textId="74D47056" w:rsidR="00FE60F8" w:rsidDel="00000DD2" w:rsidRDefault="00D207AD" w:rsidP="00FE60F8">
      <w:pPr>
        <w:rPr>
          <w:del w:id="382" w:author="雅卉 蒋" w:date="2025-08-18T16:18:00Z"/>
          <w:lang w:val="en-US"/>
        </w:rPr>
      </w:pPr>
      <w:del w:id="383" w:author="雅卉 蒋" w:date="2025-08-18T16:18:00Z">
        <w:r w:rsidRPr="00F368F6" w:rsidDel="00000DD2">
          <w:rPr>
            <w:lang w:val="en-US"/>
          </w:rPr>
          <w:delText>- MonthsToFU: number of months</w:delText>
        </w:r>
        <w:r w:rsidR="001170EA" w:rsidDel="00000DD2">
          <w:rPr>
            <w:lang w:val="en-US"/>
          </w:rPr>
          <w:delText xml:space="preserve"> (as a float number)</w:delText>
        </w:r>
        <w:r w:rsidRPr="00F368F6" w:rsidDel="00000DD2">
          <w:rPr>
            <w:lang w:val="en-US"/>
          </w:rPr>
          <w:delText xml:space="preserve"> from</w:delText>
        </w:r>
        <w:r w:rsidR="00FE60F8" w:rsidDel="00000DD2">
          <w:rPr>
            <w:lang w:val="en-US"/>
          </w:rPr>
          <w:delText xml:space="preserve"> the </w:delText>
        </w:r>
        <w:r w:rsidR="00FE60F8" w:rsidRPr="00094CBE" w:rsidDel="00000DD2">
          <w:rPr>
            <w:lang w:val="en-US"/>
          </w:rPr>
          <w:delText xml:space="preserve">onset of </w:delText>
        </w:r>
        <w:r w:rsidR="00FE60F8" w:rsidRPr="00DA3A24" w:rsidDel="00000DD2">
          <w:rPr>
            <w:lang w:val="en-US"/>
          </w:rPr>
          <w:delText>NMDARE</w:delText>
        </w:r>
        <w:r w:rsidR="00FE60F8" w:rsidRPr="00F368F6" w:rsidDel="00000DD2">
          <w:rPr>
            <w:lang w:val="en-US"/>
          </w:rPr>
          <w:delText xml:space="preserve"> </w:delText>
        </w:r>
        <w:r w:rsidRPr="00F368F6" w:rsidDel="00000DD2">
          <w:rPr>
            <w:lang w:val="en-US"/>
          </w:rPr>
          <w:delText xml:space="preserve">to </w:delText>
        </w:r>
        <w:r w:rsidR="00FE60F8" w:rsidDel="00000DD2">
          <w:rPr>
            <w:lang w:val="en-US"/>
          </w:rPr>
          <w:delText xml:space="preserve">the </w:delText>
        </w:r>
        <w:r w:rsidRPr="00F368F6" w:rsidDel="00000DD2">
          <w:rPr>
            <w:lang w:val="en-US"/>
          </w:rPr>
          <w:delText>last follow-up</w:delText>
        </w:r>
        <w:r w:rsidR="00FE60F8" w:rsidDel="00000DD2">
          <w:rPr>
            <w:lang w:val="en-US"/>
          </w:rPr>
          <w:delText xml:space="preserve">. </w:delText>
        </w:r>
        <w:r w:rsidR="00FE60F8" w:rsidRPr="00DA3A24" w:rsidDel="00000DD2">
          <w:rPr>
            <w:lang w:val="en-US"/>
          </w:rPr>
          <w:delText xml:space="preserve">Follow the step-by-step reasoning process before giving the final result. </w:delText>
        </w:r>
        <w:r w:rsidR="00FE60F8" w:rsidRPr="00D207AD" w:rsidDel="00000DD2">
          <w:rPr>
            <w:lang w:val="en-US"/>
          </w:rPr>
          <w:delText>Perform all reasoning internally</w:delText>
        </w:r>
        <w:r w:rsidR="00FE60F8" w:rsidDel="00000DD2">
          <w:rPr>
            <w:lang w:val="en-US"/>
          </w:rPr>
          <w:delText xml:space="preserve"> </w:delText>
        </w:r>
        <w:r w:rsidR="00FE60F8" w:rsidRPr="00D207AD" w:rsidDel="00000DD2">
          <w:rPr>
            <w:lang w:val="en-US"/>
          </w:rPr>
          <w:delText>before producing the final output and do not output any explanation in the final answer.</w:delText>
        </w:r>
      </w:del>
    </w:p>
    <w:p w14:paraId="0F1D0922" w14:textId="04F9A89C" w:rsidR="00FE60F8" w:rsidDel="00000DD2" w:rsidRDefault="00FE60F8" w:rsidP="00FE60F8">
      <w:pPr>
        <w:ind w:left="720"/>
        <w:rPr>
          <w:del w:id="384" w:author="雅卉 蒋" w:date="2025-08-18T16:18:00Z"/>
          <w:lang w:val="en-US"/>
        </w:rPr>
      </w:pPr>
      <w:del w:id="385" w:author="雅卉 蒋" w:date="2025-08-18T16:18:00Z">
        <w:r w:rsidDel="00000DD2">
          <w:rPr>
            <w:lang w:val="en-US"/>
          </w:rPr>
          <w:delText>(R</w:delText>
        </w:r>
        <w:r w:rsidRPr="00DA3A24" w:rsidDel="00000DD2">
          <w:rPr>
            <w:lang w:val="en-US"/>
          </w:rPr>
          <w:delText xml:space="preserve">easoning </w:delText>
        </w:r>
        <w:r w:rsidDel="00000DD2">
          <w:rPr>
            <w:lang w:val="en-US"/>
          </w:rPr>
          <w:delText>P</w:delText>
        </w:r>
        <w:r w:rsidRPr="00DA3A24" w:rsidDel="00000DD2">
          <w:rPr>
            <w:lang w:val="en-US"/>
          </w:rPr>
          <w:delText>rocess</w:delText>
        </w:r>
        <w:r w:rsidDel="00000DD2">
          <w:rPr>
            <w:lang w:val="en-US"/>
          </w:rPr>
          <w:delText>:</w:delText>
        </w:r>
      </w:del>
    </w:p>
    <w:p w14:paraId="67F412A0" w14:textId="67676D26" w:rsidR="00FE60F8" w:rsidRPr="00DA3A24" w:rsidDel="00000DD2" w:rsidRDefault="00FE60F8" w:rsidP="00FE60F8">
      <w:pPr>
        <w:ind w:left="720"/>
        <w:rPr>
          <w:del w:id="386" w:author="雅卉 蒋" w:date="2025-08-18T16:18:00Z"/>
          <w:lang w:val="en-US"/>
        </w:rPr>
      </w:pPr>
      <w:del w:id="387" w:author="雅卉 蒋" w:date="2025-08-18T16:18:00Z">
        <w:r w:rsidRPr="00214784" w:rsidDel="00000DD2">
          <w:rPr>
            <w:lang w:val="en-US"/>
          </w:rPr>
          <w:delText>Step 1: Identify</w:delText>
        </w:r>
        <w:r w:rsidDel="00000DD2">
          <w:rPr>
            <w:lang w:val="en-US"/>
          </w:rPr>
          <w:delText xml:space="preserve"> </w:delText>
        </w:r>
        <w:r w:rsidRPr="00DA3A24" w:rsidDel="00000DD2">
          <w:rPr>
            <w:lang w:val="en-US"/>
          </w:rPr>
          <w:delText>relevant time expressions in the text about</w:delText>
        </w:r>
        <w:r w:rsidDel="00000DD2">
          <w:rPr>
            <w:lang w:val="en-US"/>
          </w:rPr>
          <w:delText>:</w:delText>
        </w:r>
        <w:r w:rsidRPr="00DA3A24" w:rsidDel="00000DD2">
          <w:rPr>
            <w:lang w:val="en-US"/>
          </w:rPr>
          <w:delText xml:space="preserve"> (1) the interval of onset to </w:delText>
        </w:r>
        <w:r w:rsidRPr="00F368F6" w:rsidDel="00000DD2">
          <w:rPr>
            <w:lang w:val="en-US"/>
          </w:rPr>
          <w:delText>last follow-up</w:delText>
        </w:r>
        <w:r w:rsidDel="00000DD2">
          <w:rPr>
            <w:lang w:val="en-US"/>
          </w:rPr>
          <w:delText xml:space="preserve">; (2) </w:delText>
        </w:r>
        <w:r w:rsidRPr="00DA3A24" w:rsidDel="00000DD2">
          <w:rPr>
            <w:lang w:val="en-US"/>
          </w:rPr>
          <w:delText>date or time reference</w:delText>
        </w:r>
        <w:r w:rsidDel="00000DD2">
          <w:rPr>
            <w:lang w:val="en-US"/>
          </w:rPr>
          <w:delText xml:space="preserve"> of </w:delText>
        </w:r>
        <w:r w:rsidRPr="00DA3A24" w:rsidDel="00000DD2">
          <w:rPr>
            <w:lang w:val="en-US"/>
          </w:rPr>
          <w:delText>symptom onset; (3) date or time reference</w:delText>
        </w:r>
        <w:r w:rsidDel="00000DD2">
          <w:rPr>
            <w:lang w:val="en-US"/>
          </w:rPr>
          <w:delText xml:space="preserve"> of </w:delText>
        </w:r>
        <w:r w:rsidRPr="00F368F6" w:rsidDel="00000DD2">
          <w:rPr>
            <w:lang w:val="en-US"/>
          </w:rPr>
          <w:delText>last follow-up</w:delText>
        </w:r>
        <w:r w:rsidDel="00000DD2">
          <w:rPr>
            <w:lang w:val="en-US"/>
          </w:rPr>
          <w:delText>.</w:delText>
        </w:r>
      </w:del>
    </w:p>
    <w:p w14:paraId="197B6396" w14:textId="5042B3F8" w:rsidR="00FE60F8" w:rsidDel="00000DD2" w:rsidRDefault="00FE60F8" w:rsidP="00FE60F8">
      <w:pPr>
        <w:ind w:left="720"/>
        <w:rPr>
          <w:del w:id="388" w:author="雅卉 蒋" w:date="2025-08-18T16:18:00Z"/>
          <w:lang w:val="en-US"/>
        </w:rPr>
      </w:pPr>
      <w:del w:id="389"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Del="00000DD2">
          <w:rPr>
            <w:lang w:val="en-US"/>
          </w:rPr>
          <w:delText>A</w:delText>
        </w:r>
        <w:r w:rsidRPr="00DA3A24" w:rsidDel="00000DD2">
          <w:rPr>
            <w:lang w:val="en-US"/>
          </w:rPr>
          <w:delText xml:space="preserve">) interval is already given in </w:delText>
        </w:r>
        <w:r w:rsidDel="00000DD2">
          <w:rPr>
            <w:lang w:val="en-US"/>
          </w:rPr>
          <w:delText>month</w:delText>
        </w:r>
        <w:r w:rsidRPr="00DA3A24" w:rsidDel="00000DD2">
          <w:rPr>
            <w:lang w:val="en-US"/>
          </w:rPr>
          <w:delText>s; (</w:delText>
        </w:r>
        <w:r w:rsidDel="00000DD2">
          <w:rPr>
            <w:lang w:val="en-US"/>
          </w:rPr>
          <w:delText>B</w:delText>
        </w:r>
        <w:r w:rsidRPr="00DA3A24" w:rsidDel="00000DD2">
          <w:rPr>
            <w:lang w:val="en-US"/>
          </w:rPr>
          <w:delText xml:space="preserve">) interval is given in </w:delText>
        </w:r>
        <w:r w:rsidDel="00000DD2">
          <w:rPr>
            <w:lang w:val="en-US"/>
          </w:rPr>
          <w:delText>day</w:delText>
        </w:r>
        <w:r w:rsidRPr="00DA3A24" w:rsidDel="00000DD2">
          <w:rPr>
            <w:lang w:val="en-US"/>
          </w:rPr>
          <w:delText xml:space="preserve">s or </w:delText>
        </w:r>
        <w:r w:rsidDel="00000DD2">
          <w:rPr>
            <w:lang w:val="en-US"/>
          </w:rPr>
          <w:delText>week</w:delText>
        </w:r>
        <w:r w:rsidRPr="00DA3A24" w:rsidDel="00000DD2">
          <w:rPr>
            <w:lang w:val="en-US"/>
          </w:rPr>
          <w:delText>s</w:delText>
        </w:r>
        <w:r w:rsidDel="00000DD2">
          <w:rPr>
            <w:lang w:val="en-US"/>
          </w:rPr>
          <w:delText xml:space="preserve"> or years</w:delText>
        </w:r>
        <w:r w:rsidRPr="00DA3A24" w:rsidDel="00000DD2">
          <w:rPr>
            <w:lang w:val="en-US"/>
          </w:rPr>
          <w:delText>; (</w:delText>
        </w:r>
        <w:r w:rsidDel="00000DD2">
          <w:rPr>
            <w:lang w:val="en-US"/>
          </w:rPr>
          <w:delText>C</w:delText>
        </w:r>
        <w:r w:rsidRPr="00DA3A24" w:rsidDel="00000DD2">
          <w:rPr>
            <w:lang w:val="en-US"/>
          </w:rPr>
          <w:delText xml:space="preserve">) </w:delText>
        </w:r>
        <w:r w:rsidDel="00000DD2">
          <w:rPr>
            <w:lang w:val="en-US"/>
          </w:rPr>
          <w:delText>t</w:delText>
        </w:r>
        <w:r w:rsidRPr="00DA3A24" w:rsidDel="00000DD2">
          <w:rPr>
            <w:lang w:val="en-US"/>
          </w:rPr>
          <w:delText>wo specific dates are provided; (</w:delText>
        </w:r>
        <w:r w:rsidDel="00000DD2">
          <w:rPr>
            <w:lang w:val="en-US"/>
          </w:rPr>
          <w:delText>D</w:delText>
        </w:r>
        <w:r w:rsidRPr="00DA3A24" w:rsidDel="00000DD2">
          <w:rPr>
            <w:lang w:val="en-US"/>
          </w:rPr>
          <w:delText xml:space="preserve">) </w:delText>
        </w:r>
        <w:r w:rsidDel="00000DD2">
          <w:rPr>
            <w:lang w:val="en-US"/>
          </w:rPr>
          <w:delText>i</w:delText>
        </w:r>
        <w:r w:rsidRPr="00DA3A24" w:rsidDel="00000DD2">
          <w:rPr>
            <w:lang w:val="en-US"/>
          </w:rPr>
          <w:delText>nformation is unavailable or incomplete</w:delText>
        </w:r>
        <w:r w:rsidDel="00000DD2">
          <w:rPr>
            <w:lang w:val="en-US"/>
          </w:rPr>
          <w:delText>.</w:delText>
        </w:r>
      </w:del>
    </w:p>
    <w:p w14:paraId="2DA834B4" w14:textId="171816C3" w:rsidR="00FE60F8" w:rsidRPr="00D207AD" w:rsidDel="00000DD2" w:rsidRDefault="00FE60F8" w:rsidP="00FE60F8">
      <w:pPr>
        <w:ind w:left="720"/>
        <w:rPr>
          <w:del w:id="390" w:author="雅卉 蒋" w:date="2025-08-18T16:18:00Z"/>
          <w:lang w:val="en-US"/>
        </w:rPr>
      </w:pPr>
      <w:del w:id="391" w:author="雅卉 蒋" w:date="2025-08-18T16:18:00Z">
        <w:r w:rsidRPr="00D207AD" w:rsidDel="00000DD2">
          <w:rPr>
            <w:lang w:val="en-US"/>
          </w:rPr>
          <w:delText xml:space="preserve">Step 3: Apply calculation rules: (for A) directly extract the number of </w:delText>
        </w:r>
        <w:r w:rsidDel="00000DD2">
          <w:rPr>
            <w:lang w:val="en-US"/>
          </w:rPr>
          <w:delText>month</w:delText>
        </w:r>
        <w:r w:rsidRPr="00D207AD" w:rsidDel="00000DD2">
          <w:rPr>
            <w:lang w:val="en-US"/>
          </w:rPr>
          <w:delText xml:space="preserve">s; (for B) </w:delText>
        </w:r>
        <w:r w:rsidRPr="00D207AD" w:rsidDel="00000DD2">
          <w:rPr>
            <w:rFonts w:hint="eastAsia"/>
            <w:lang w:val="en-US"/>
          </w:rPr>
          <w:delText>c</w:delText>
        </w:r>
        <w:r w:rsidRPr="00D207AD" w:rsidDel="00000DD2">
          <w:rPr>
            <w:lang w:val="en-US"/>
          </w:rPr>
          <w:delText xml:space="preserve">onvert to </w:delText>
        </w:r>
        <w:r w:rsidDel="00000DD2">
          <w:rPr>
            <w:lang w:val="en-US"/>
          </w:rPr>
          <w:delText>month</w:delText>
        </w:r>
        <w:r w:rsidRPr="00D207AD" w:rsidDel="00000DD2">
          <w:rPr>
            <w:lang w:val="en-US"/>
          </w:rPr>
          <w:delText xml:space="preserve">s </w:delText>
        </w:r>
        <w:r w:rsidRPr="00094CBE" w:rsidDel="00000DD2">
          <w:rPr>
            <w:lang w:val="en-US"/>
          </w:rPr>
          <w:delText xml:space="preserve">(30 days </w:delText>
        </w:r>
        <w:r w:rsidDel="00000DD2">
          <w:rPr>
            <w:lang w:val="en-US"/>
          </w:rPr>
          <w:delText xml:space="preserve">= </w:delText>
        </w:r>
        <w:r w:rsidRPr="00094CBE" w:rsidDel="00000DD2">
          <w:rPr>
            <w:lang w:val="en-US"/>
          </w:rPr>
          <w:delText>1 month</w:delText>
        </w:r>
        <w:r w:rsidDel="00000DD2">
          <w:rPr>
            <w:lang w:val="en-US"/>
          </w:rPr>
          <w:delText xml:space="preserve">; </w:delText>
        </w:r>
        <w:r w:rsidRPr="00FE60F8" w:rsidDel="00000DD2">
          <w:rPr>
            <w:lang w:val="en-US"/>
          </w:rPr>
          <w:delText>1 week = 7 days → divide by 30 to convert to months; 1 year = 365 days → divide by 30 to convert to months</w:delText>
        </w:r>
        <w:r w:rsidRPr="00D207AD" w:rsidDel="00000DD2">
          <w:rPr>
            <w:lang w:val="en-US"/>
          </w:rPr>
          <w:delText xml:space="preserve">); (for C) calculate the difference in </w:delText>
        </w:r>
        <w:r w:rsidRPr="001170EA" w:rsidDel="00000DD2">
          <w:rPr>
            <w:lang w:val="en-US"/>
          </w:rPr>
          <w:delText>calendar</w:delText>
        </w:r>
        <w:r w:rsidRPr="00D207AD" w:rsidDel="00000DD2">
          <w:rPr>
            <w:lang w:val="en-US"/>
          </w:rPr>
          <w:delText xml:space="preserve"> days between the two dates</w:delText>
        </w:r>
        <w:r w:rsidR="001170EA" w:rsidRPr="001170EA" w:rsidDel="00000DD2">
          <w:rPr>
            <w:lang w:val="en-US"/>
          </w:rPr>
          <w:delText>, then divide by 30 to get the number of months</w:delText>
        </w:r>
        <w:r w:rsidRPr="00D207AD" w:rsidDel="00000DD2">
          <w:rPr>
            <w:lang w:val="en-US"/>
          </w:rPr>
          <w:delText xml:space="preserve">; (for D) </w:delText>
        </w:r>
        <w:r w:rsidDel="00000DD2">
          <w:rPr>
            <w:lang w:val="en-US"/>
          </w:rPr>
          <w:delText>a</w:delText>
        </w:r>
        <w:r w:rsidRPr="00D207AD" w:rsidDel="00000DD2">
          <w:rPr>
            <w:lang w:val="en-US"/>
          </w:rPr>
          <w:delText>ssign null</w:delText>
        </w:r>
        <w:r w:rsidRPr="001170EA" w:rsidDel="00000DD2">
          <w:rPr>
            <w:lang w:val="en-US"/>
          </w:rPr>
          <w:delText>.</w:delText>
        </w:r>
      </w:del>
    </w:p>
    <w:p w14:paraId="28FAB49C" w14:textId="7DF09424" w:rsidR="00FE60F8" w:rsidDel="00000DD2" w:rsidRDefault="00FE60F8" w:rsidP="00FE60F8">
      <w:pPr>
        <w:ind w:left="720"/>
        <w:rPr>
          <w:del w:id="392" w:author="雅卉 蒋" w:date="2025-08-18T16:18:00Z"/>
          <w:lang w:val="en-US"/>
        </w:rPr>
      </w:pPr>
      <w:del w:id="393"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w:delText>
        </w:r>
      </w:del>
      <w:del w:id="394" w:author="雅卉 蒋" w:date="2025-08-15T13:28:00Z">
        <w:r w:rsidRPr="00214784" w:rsidDel="00BC2EAE">
          <w:rPr>
            <w:lang w:val="en-US"/>
          </w:rPr>
          <w:delText>n</w:delText>
        </w:r>
      </w:del>
      <w:del w:id="395" w:author="雅卉 蒋" w:date="2025-08-18T16:18:00Z">
        <w:r w:rsidRPr="00214784" w:rsidDel="00000DD2">
          <w:rPr>
            <w:lang w:val="en-US"/>
          </w:rPr>
          <w:delText xml:space="preserve"> </w:delText>
        </w:r>
        <w:r w:rsidR="001170EA" w:rsidDel="00000DD2">
          <w:rPr>
            <w:lang w:val="en-US"/>
          </w:rPr>
          <w:delText>float</w:delText>
        </w:r>
        <w:r w:rsidRPr="00214784" w:rsidDel="00000DD2">
          <w:rPr>
            <w:lang w:val="en-US"/>
          </w:rPr>
          <w:delText xml:space="preserve"> number of </w:delText>
        </w:r>
        <w:r w:rsidR="001170EA" w:rsidDel="00000DD2">
          <w:rPr>
            <w:lang w:val="en-US"/>
          </w:rPr>
          <w:delText>month</w:delText>
        </w:r>
        <w:r w:rsidRPr="00214784" w:rsidDel="00000DD2">
          <w:rPr>
            <w:lang w:val="en-US"/>
          </w:rPr>
          <w:delText>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34EF88A2" w14:textId="11703280" w:rsidR="00D603F4" w:rsidRPr="00D207AD" w:rsidDel="00000DD2" w:rsidRDefault="00D603F4" w:rsidP="00FE60F8">
      <w:pPr>
        <w:ind w:left="720"/>
        <w:rPr>
          <w:del w:id="396" w:author="雅卉 蒋" w:date="2025-08-18T16:18:00Z"/>
          <w:lang w:val="en-US"/>
        </w:rPr>
      </w:pPr>
    </w:p>
    <w:p w14:paraId="64597F06" w14:textId="76B1E346" w:rsidR="007C5169" w:rsidDel="00000DD2" w:rsidRDefault="007C5169" w:rsidP="00FB2D8D">
      <w:pPr>
        <w:pStyle w:val="ListParagraph"/>
        <w:numPr>
          <w:ilvl w:val="0"/>
          <w:numId w:val="1"/>
        </w:numPr>
        <w:rPr>
          <w:del w:id="397" w:author="雅卉 蒋" w:date="2025-08-18T16:18:00Z"/>
          <w:sz w:val="28"/>
          <w:szCs w:val="28"/>
          <w:lang w:val="en-US"/>
        </w:rPr>
      </w:pPr>
      <w:commentRangeStart w:id="398"/>
      <w:del w:id="399" w:author="雅卉 蒋" w:date="2025-08-18T16:18:00Z">
        <w:r w:rsidDel="00000DD2">
          <w:rPr>
            <w:sz w:val="28"/>
            <w:szCs w:val="28"/>
            <w:lang w:val="en-US"/>
          </w:rPr>
          <w:delText>C</w:delText>
        </w:r>
        <w:r w:rsidRPr="007C5169" w:rsidDel="00000DD2">
          <w:rPr>
            <w:sz w:val="28"/>
            <w:szCs w:val="28"/>
            <w:lang w:val="en-US"/>
          </w:rPr>
          <w:delText xml:space="preserve">onsistency </w:delText>
        </w:r>
        <w:r w:rsidDel="00000DD2">
          <w:rPr>
            <w:sz w:val="28"/>
            <w:szCs w:val="28"/>
            <w:lang w:val="en-US"/>
          </w:rPr>
          <w:delText>C</w:delText>
        </w:r>
        <w:r w:rsidRPr="007C5169" w:rsidDel="00000DD2">
          <w:rPr>
            <w:sz w:val="28"/>
            <w:szCs w:val="28"/>
            <w:lang w:val="en-US"/>
          </w:rPr>
          <w:delText>onstraint</w:delText>
        </w:r>
      </w:del>
    </w:p>
    <w:p w14:paraId="5C5AFBF2" w14:textId="022FB591" w:rsidR="00E65714" w:rsidRPr="002A43DA" w:rsidRDefault="00047BBA" w:rsidP="002A43DA">
      <w:pPr>
        <w:rPr>
          <w:lang w:val="en-US"/>
        </w:rPr>
      </w:pPr>
      <w:del w:id="400" w:author="雅卉 蒋" w:date="2025-08-18T16:18:00Z">
        <w:r w:rsidRPr="00047BBA" w:rsidDel="00000DD2">
          <w:rPr>
            <w:lang w:val="en-US"/>
          </w:rPr>
          <w:delText xml:space="preserve">Ensure that all generated values are internally consistent with the </w:delText>
        </w:r>
        <w:r w:rsidRPr="00047BBA" w:rsidDel="00000DD2">
          <w:rPr>
            <w:rFonts w:hint="eastAsia"/>
            <w:lang w:val="en-US"/>
          </w:rPr>
          <w:delText>following</w:delText>
        </w:r>
        <w:r w:rsidRPr="00047BBA" w:rsidDel="00000DD2">
          <w:rPr>
            <w:lang w:val="en-US"/>
          </w:rPr>
          <w:delText xml:space="preserve"> rules (If a rule is violated, adjust the values accordingly):</w:delText>
        </w:r>
        <w:r w:rsidDel="00000DD2">
          <w:rPr>
            <w:lang w:val="en-US"/>
          </w:rPr>
          <w:delText xml:space="preserve"> (1) </w:delText>
        </w:r>
        <w:r w:rsidRPr="00047BBA" w:rsidDel="00000DD2">
          <w:rPr>
            <w:lang w:val="en-US"/>
          </w:rPr>
          <w:delText>if WorstMRSAcute = 6, FinalMRS must be 6 or null</w:delText>
        </w:r>
        <w:r w:rsidDel="00000DD2">
          <w:rPr>
            <w:lang w:val="en-US"/>
          </w:rPr>
          <w:delText xml:space="preserve">; (2) </w:delText>
        </w:r>
        <w:r w:rsidRPr="00047BBA" w:rsidDel="00000DD2">
          <w:rPr>
            <w:lang w:val="en-US"/>
          </w:rPr>
          <w:delText>if DaysToIT</w:delText>
        </w:r>
        <w:r w:rsidR="002240DD" w:rsidDel="00000DD2">
          <w:rPr>
            <w:lang w:val="en-US"/>
          </w:rPr>
          <w:delText xml:space="preserve"> </w:delText>
        </w:r>
        <w:r w:rsidRPr="00047BBA" w:rsidDel="00000DD2">
          <w:rPr>
            <w:lang w:val="en-US"/>
          </w:rPr>
          <w:delText>&lt;</w:delText>
        </w:r>
        <w:r w:rsidR="002240DD" w:rsidDel="00000DD2">
          <w:rPr>
            <w:lang w:val="en-US"/>
          </w:rPr>
          <w:delText xml:space="preserve"> </w:delText>
        </w:r>
        <w:r w:rsidRPr="00047BBA" w:rsidDel="00000DD2">
          <w:rPr>
            <w:lang w:val="en-US"/>
          </w:rPr>
          <w:delText>30, ITWithin30Days must be 1</w:delText>
        </w:r>
        <w:r w:rsidDel="00000DD2">
          <w:rPr>
            <w:lang w:val="en-US"/>
          </w:rPr>
          <w:delText xml:space="preserve">; (3) </w:delText>
        </w:r>
        <w:r w:rsidRPr="00047BBA" w:rsidDel="00000DD2">
          <w:rPr>
            <w:lang w:val="en-US"/>
          </w:rPr>
          <w:delText>if EEGDeltaBrush =</w:delText>
        </w:r>
        <w:r w:rsidR="002240DD" w:rsidDel="00000DD2">
          <w:rPr>
            <w:lang w:val="en-US"/>
          </w:rPr>
          <w:delText xml:space="preserve"> </w:delText>
        </w:r>
        <w:r w:rsidRPr="00047BBA" w:rsidDel="00000DD2">
          <w:rPr>
            <w:lang w:val="en-US"/>
          </w:rPr>
          <w:delText>1, EEGSlow must be 1</w:delText>
        </w:r>
        <w:r w:rsidR="00AD1703" w:rsidDel="00000DD2">
          <w:rPr>
            <w:lang w:val="en-US"/>
          </w:rPr>
          <w:delText xml:space="preserve">; (4) </w:delText>
        </w:r>
        <w:r w:rsidR="00AD1703" w:rsidRPr="00AD1703" w:rsidDel="00000DD2">
          <w:rPr>
            <w:lang w:val="en-US"/>
          </w:rPr>
          <w:delText>if CSFWBCQuant &gt;=</w:delText>
        </w:r>
        <w:r w:rsidR="002240DD" w:rsidDel="00000DD2">
          <w:rPr>
            <w:lang w:val="en-US"/>
          </w:rPr>
          <w:delText xml:space="preserve"> </w:delText>
        </w:r>
        <w:r w:rsidR="00AD1703" w:rsidRPr="00AD1703" w:rsidDel="00000DD2">
          <w:rPr>
            <w:lang w:val="en-US"/>
          </w:rPr>
          <w:delText>5, CSFPleo must be 1</w:delText>
        </w:r>
        <w:r w:rsidR="002240DD" w:rsidDel="00000DD2">
          <w:rPr>
            <w:lang w:val="en-US"/>
          </w:rPr>
          <w:delText xml:space="preserve">; (5) </w:delText>
        </w:r>
        <w:r w:rsidR="002240DD" w:rsidRPr="002240DD" w:rsidDel="00000DD2">
          <w:rPr>
            <w:lang w:val="en-US"/>
          </w:rPr>
          <w:delText>if DaysToIT is assigned a number and/or ItWithin30Days</w:delText>
        </w:r>
        <w:r w:rsidR="002240DD" w:rsidDel="00000DD2">
          <w:rPr>
            <w:lang w:val="en-US"/>
          </w:rPr>
          <w:delText xml:space="preserve"> </w:delText>
        </w:r>
        <w:r w:rsidR="002240DD" w:rsidRPr="002240DD" w:rsidDel="00000DD2">
          <w:rPr>
            <w:lang w:val="en-US"/>
          </w:rPr>
          <w:delText>=</w:delText>
        </w:r>
        <w:r w:rsidR="002240DD" w:rsidDel="00000DD2">
          <w:rPr>
            <w:lang w:val="en-US"/>
          </w:rPr>
          <w:delText xml:space="preserve"> </w:delText>
        </w:r>
        <w:r w:rsidR="002240DD" w:rsidRPr="002240DD" w:rsidDel="00000DD2">
          <w:rPr>
            <w:lang w:val="en-US"/>
          </w:rPr>
          <w:delText>1, IT1stLineCombo cannot be "None"</w:delText>
        </w:r>
      </w:del>
      <w:del w:id="401" w:author="雅卉 蒋" w:date="2025-08-15T12:01:00Z">
        <w:r w:rsidR="008027CB" w:rsidDel="00BC279D">
          <w:rPr>
            <w:lang w:val="en-US"/>
          </w:rPr>
          <w:delText>.</w:delText>
        </w:r>
        <w:commentRangeEnd w:id="398"/>
        <w:r w:rsidR="00F36932" w:rsidDel="00BC279D">
          <w:rPr>
            <w:rStyle w:val="CommentReference"/>
          </w:rPr>
          <w:commentReference w:id="398"/>
        </w:r>
      </w:del>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8"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219"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272"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398"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00DD2"/>
    <w:rsid w:val="00047BBA"/>
    <w:rsid w:val="00094CBE"/>
    <w:rsid w:val="001170EA"/>
    <w:rsid w:val="001E6DD3"/>
    <w:rsid w:val="00214784"/>
    <w:rsid w:val="002240DD"/>
    <w:rsid w:val="0024006F"/>
    <w:rsid w:val="002A43DA"/>
    <w:rsid w:val="002C5239"/>
    <w:rsid w:val="00417B72"/>
    <w:rsid w:val="004244DD"/>
    <w:rsid w:val="0047632B"/>
    <w:rsid w:val="004A68CB"/>
    <w:rsid w:val="004B7C19"/>
    <w:rsid w:val="00551E28"/>
    <w:rsid w:val="0059698C"/>
    <w:rsid w:val="005B010D"/>
    <w:rsid w:val="00600698"/>
    <w:rsid w:val="006722B9"/>
    <w:rsid w:val="006B6046"/>
    <w:rsid w:val="006C417B"/>
    <w:rsid w:val="007016C1"/>
    <w:rsid w:val="0073011A"/>
    <w:rsid w:val="00743F1F"/>
    <w:rsid w:val="00747501"/>
    <w:rsid w:val="00781814"/>
    <w:rsid w:val="007A0891"/>
    <w:rsid w:val="007C5169"/>
    <w:rsid w:val="007F00D0"/>
    <w:rsid w:val="008027CB"/>
    <w:rsid w:val="00845CD2"/>
    <w:rsid w:val="00871042"/>
    <w:rsid w:val="0091210B"/>
    <w:rsid w:val="00931BB8"/>
    <w:rsid w:val="00A16A7F"/>
    <w:rsid w:val="00AD1703"/>
    <w:rsid w:val="00B40A48"/>
    <w:rsid w:val="00B43A2E"/>
    <w:rsid w:val="00BC279D"/>
    <w:rsid w:val="00BC2EAE"/>
    <w:rsid w:val="00C450C0"/>
    <w:rsid w:val="00CD1546"/>
    <w:rsid w:val="00CD66D8"/>
    <w:rsid w:val="00CE3B85"/>
    <w:rsid w:val="00D207AD"/>
    <w:rsid w:val="00D603F4"/>
    <w:rsid w:val="00D93642"/>
    <w:rsid w:val="00DA167F"/>
    <w:rsid w:val="00DA3A24"/>
    <w:rsid w:val="00E65714"/>
    <w:rsid w:val="00E90753"/>
    <w:rsid w:val="00ED5CB1"/>
    <w:rsid w:val="00F0540E"/>
    <w:rsid w:val="00F368F6"/>
    <w:rsid w:val="00F36932"/>
    <w:rsid w:val="00FB2754"/>
    <w:rsid w:val="00FB2D8D"/>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4</Pages>
  <Words>3187</Words>
  <Characters>18169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22</cp:revision>
  <dcterms:created xsi:type="dcterms:W3CDTF">2025-08-14T17:30:00Z</dcterms:created>
  <dcterms:modified xsi:type="dcterms:W3CDTF">2025-08-18T16:00:00Z</dcterms:modified>
</cp:coreProperties>
</file>