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127BA7" w14:textId="51FA2F9B" w:rsidR="00B40A48" w:rsidRPr="00FB2D8D" w:rsidDel="009F327C" w:rsidRDefault="00B40A48">
      <w:pPr>
        <w:rPr>
          <w:del w:id="0" w:author="雅卉 蒋" w:date="2025-08-18T16:15:00Z"/>
          <w:sz w:val="36"/>
          <w:szCs w:val="36"/>
          <w:lang w:val="en-US"/>
        </w:rPr>
      </w:pPr>
      <w:del w:id="1" w:author="雅卉 蒋" w:date="2025-08-18T16:15:00Z">
        <w:r w:rsidRPr="00FB2D8D" w:rsidDel="009F327C">
          <w:rPr>
            <w:sz w:val="36"/>
            <w:szCs w:val="36"/>
            <w:lang w:val="en-US"/>
          </w:rPr>
          <w:delText>Prom</w:delText>
        </w:r>
        <w:r w:rsidR="00FB2D8D" w:rsidDel="009F327C">
          <w:rPr>
            <w:sz w:val="36"/>
            <w:szCs w:val="36"/>
            <w:lang w:val="en-US"/>
          </w:rPr>
          <w:delText>p</w:delText>
        </w:r>
        <w:r w:rsidRPr="00FB2D8D" w:rsidDel="009F327C">
          <w:rPr>
            <w:sz w:val="36"/>
            <w:szCs w:val="36"/>
            <w:lang w:val="en-US"/>
          </w:rPr>
          <w:delText>t</w:delText>
        </w:r>
      </w:del>
    </w:p>
    <w:p w14:paraId="7C1E90B4" w14:textId="060124D4" w:rsidR="00B40A48" w:rsidDel="009F327C" w:rsidRDefault="00B40A48">
      <w:pPr>
        <w:rPr>
          <w:del w:id="2" w:author="雅卉 蒋" w:date="2025-08-18T16:15:00Z"/>
          <w:lang w:val="en-US"/>
        </w:rPr>
      </w:pPr>
    </w:p>
    <w:p w14:paraId="3BA23DD4" w14:textId="573FEB86" w:rsidR="00B40A48" w:rsidRPr="00FB2D8D" w:rsidDel="009F327C" w:rsidRDefault="00B40A48" w:rsidP="00FB2D8D">
      <w:pPr>
        <w:pStyle w:val="ListParagraph"/>
        <w:numPr>
          <w:ilvl w:val="0"/>
          <w:numId w:val="1"/>
        </w:numPr>
        <w:rPr>
          <w:del w:id="3" w:author="雅卉 蒋" w:date="2025-08-18T16:15:00Z"/>
          <w:sz w:val="28"/>
          <w:szCs w:val="28"/>
          <w:lang w:val="en-US"/>
        </w:rPr>
      </w:pPr>
      <w:del w:id="4" w:author="雅卉 蒋" w:date="2025-08-18T16:15:00Z">
        <w:r w:rsidRPr="00FB2D8D" w:rsidDel="009F327C">
          <w:rPr>
            <w:sz w:val="28"/>
            <w:szCs w:val="28"/>
            <w:lang w:val="en-US"/>
          </w:rPr>
          <w:delText>Initial:</w:delText>
        </w:r>
        <w:r w:rsidR="00FB2D8D" w:rsidDel="009F327C">
          <w:rPr>
            <w:sz w:val="28"/>
            <w:szCs w:val="28"/>
            <w:lang w:val="en-US"/>
          </w:rPr>
          <w:delText xml:space="preserve"> (</w:delText>
        </w:r>
        <w:r w:rsidR="00FB2D8D" w:rsidRPr="00FB2D8D" w:rsidDel="009F327C">
          <w:rPr>
            <w:sz w:val="28"/>
            <w:szCs w:val="28"/>
            <w:lang w:val="en-US"/>
          </w:rPr>
          <w:delText>Clear &amp; Specific Instructions + Role Assignment + Step-by-step Instructions + Schema-based</w:delText>
        </w:r>
        <w:r w:rsidR="00FB2D8D" w:rsidDel="009F327C">
          <w:rPr>
            <w:sz w:val="28"/>
            <w:szCs w:val="28"/>
            <w:lang w:val="en-US"/>
          </w:rPr>
          <w:delText>)</w:delText>
        </w:r>
      </w:del>
    </w:p>
    <w:p w14:paraId="5A2AD258" w14:textId="77777777" w:rsidR="00F368F6" w:rsidRPr="00F368F6" w:rsidRDefault="00F368F6" w:rsidP="00F368F6">
      <w:pPr>
        <w:rPr>
          <w:lang w:val="en-US"/>
        </w:rPr>
      </w:pPr>
      <w:bookmarkStart w:id="5" w:name="OLE_LINK1"/>
      <w:bookmarkStart w:id="6" w:name="OLE_LINK2"/>
      <w:bookmarkStart w:id="7" w:name="OLE_LINK3"/>
      <w:r w:rsidRPr="00F368F6">
        <w:rPr>
          <w:lang w:val="en-US"/>
        </w:rPr>
        <w:t>"""</w:t>
      </w:r>
    </w:p>
    <w:p w14:paraId="37D45C20" w14:textId="77777777" w:rsidR="00F368F6" w:rsidRPr="00F368F6" w:rsidRDefault="00F368F6" w:rsidP="00F368F6">
      <w:pPr>
        <w:rPr>
          <w:lang w:val="en-US"/>
        </w:rPr>
      </w:pPr>
      <w:r w:rsidRPr="00F368F6">
        <w:rPr>
          <w:lang w:val="en-US"/>
        </w:rPr>
        <w:t>You are a medical researcher, processing individual patient data from a publication database on N-Methyl-D-Aspartate Receptor Antibody Encephalitis (NMDARE) for an Individual Patient Data Meta-Analysis (IPDMA).</w:t>
      </w:r>
    </w:p>
    <w:p w14:paraId="68DF0F84" w14:textId="77777777" w:rsidR="00F368F6" w:rsidRPr="00F368F6" w:rsidRDefault="00F368F6" w:rsidP="00F368F6">
      <w:pPr>
        <w:rPr>
          <w:lang w:val="en-US"/>
        </w:rPr>
      </w:pPr>
    </w:p>
    <w:p w14:paraId="50631744" w14:textId="77777777" w:rsidR="00F368F6" w:rsidRPr="00F368F6" w:rsidRDefault="00F368F6" w:rsidP="00F368F6">
      <w:pPr>
        <w:rPr>
          <w:lang w:val="en-US"/>
        </w:rPr>
      </w:pPr>
      <w:r w:rsidRPr="00F368F6">
        <w:rPr>
          <w:lang w:val="en-US"/>
        </w:rPr>
        <w:t xml:space="preserve">Please identify NMDARE patients in the input publications. </w:t>
      </w:r>
    </w:p>
    <w:p w14:paraId="04805D27" w14:textId="77777777" w:rsidR="00F368F6" w:rsidRPr="00F368F6" w:rsidRDefault="00F368F6" w:rsidP="00F368F6">
      <w:pPr>
        <w:rPr>
          <w:lang w:val="en-US"/>
        </w:rPr>
      </w:pPr>
      <w:r w:rsidRPr="00F368F6">
        <w:rPr>
          <w:lang w:val="en-US"/>
        </w:rPr>
        <w:t xml:space="preserve">The inclusion criteria for cases are: (1) patients with NMDARE with positive NMDAR antibodies in serum and/or cerebrospinal fluid (CSF); (2) </w:t>
      </w:r>
      <w:r w:rsidR="00931BB8">
        <w:rPr>
          <w:lang w:val="en-US"/>
        </w:rPr>
        <w:t xml:space="preserve">their </w:t>
      </w:r>
      <w:r w:rsidRPr="00F368F6">
        <w:rPr>
          <w:lang w:val="en-US"/>
        </w:rPr>
        <w:t>individual patient data on immunotherapy</w:t>
      </w:r>
      <w:r w:rsidR="00931BB8">
        <w:rPr>
          <w:lang w:val="en-US"/>
        </w:rPr>
        <w:t xml:space="preserve"> was </w:t>
      </w:r>
      <w:r w:rsidR="00931BB8" w:rsidRPr="00F368F6">
        <w:rPr>
          <w:lang w:val="en-US"/>
        </w:rPr>
        <w:t>provided</w:t>
      </w:r>
      <w:r w:rsidRPr="00F368F6">
        <w:rPr>
          <w:lang w:val="en-US"/>
        </w:rPr>
        <w:t>.</w:t>
      </w:r>
    </w:p>
    <w:p w14:paraId="4B8265A7" w14:textId="77777777" w:rsidR="00F368F6" w:rsidRDefault="00F368F6" w:rsidP="00F368F6">
      <w:pPr>
        <w:rPr>
          <w:ins w:id="8" w:author="雅卉 蒋" w:date="2025-08-17T20:59:00Z"/>
          <w:lang w:val="en-US"/>
        </w:rPr>
      </w:pPr>
      <w:r w:rsidRPr="00F368F6">
        <w:rPr>
          <w:lang w:val="en-US"/>
        </w:rPr>
        <w:t>The exclusion criteria for cases are: (1) patients with NMDARE preceded by central nervous system infection (</w:t>
      </w:r>
      <w:r w:rsidR="00931BB8">
        <w:rPr>
          <w:lang w:val="en-US"/>
        </w:rPr>
        <w:t>e.g</w:t>
      </w:r>
      <w:r w:rsidR="00931BB8">
        <w:rPr>
          <w:rFonts w:hint="eastAsia"/>
          <w:lang w:val="en-US"/>
        </w:rPr>
        <w:t>.</w:t>
      </w:r>
      <w:r w:rsidRPr="00F368F6">
        <w:rPr>
          <w:lang w:val="en-US"/>
        </w:rPr>
        <w:t xml:space="preserve">, herpes simplex virus encephalitis); (2) </w:t>
      </w:r>
      <w:r w:rsidR="00931BB8">
        <w:rPr>
          <w:lang w:val="en-US"/>
        </w:rPr>
        <w:t xml:space="preserve">patients in </w:t>
      </w:r>
      <w:r w:rsidRPr="00F368F6">
        <w:rPr>
          <w:lang w:val="en-US"/>
        </w:rPr>
        <w:t>large cohorts where individual patient details were not available.</w:t>
      </w:r>
    </w:p>
    <w:p w14:paraId="124D045D" w14:textId="77777777" w:rsidR="00FB2754" w:rsidRDefault="00FB2754" w:rsidP="00F368F6">
      <w:pPr>
        <w:rPr>
          <w:ins w:id="9" w:author="雅卉 蒋" w:date="2025-08-17T20:59:00Z"/>
          <w:lang w:val="en-US"/>
        </w:rPr>
      </w:pPr>
    </w:p>
    <w:p w14:paraId="20845E71" w14:textId="4F5E53E4" w:rsidR="00FB2754" w:rsidRDefault="00FB2754" w:rsidP="00F368F6">
      <w:pPr>
        <w:rPr>
          <w:ins w:id="10" w:author="雅卉 蒋" w:date="2025-08-17T20:59:00Z"/>
          <w:lang w:val="en-US"/>
        </w:rPr>
      </w:pPr>
      <w:ins w:id="11" w:author="雅卉 蒋" w:date="2025-08-17T20:59:00Z">
        <w:r>
          <w:rPr>
            <w:lang w:val="en-US"/>
          </w:rPr>
          <w:t>Instruction:</w:t>
        </w:r>
      </w:ins>
    </w:p>
    <w:p w14:paraId="10E99576" w14:textId="4CB2C5AE" w:rsidR="00FB2754" w:rsidRDefault="00FB2754" w:rsidP="00F368F6">
      <w:pPr>
        <w:rPr>
          <w:ins w:id="12" w:author="雅卉 蒋" w:date="2025-08-17T21:01:00Z"/>
          <w:lang w:val="en-US"/>
        </w:rPr>
      </w:pPr>
      <w:ins w:id="13" w:author="雅卉 蒋" w:date="2025-08-17T20:59:00Z">
        <w:r>
          <w:rPr>
            <w:lang w:val="en-US"/>
          </w:rPr>
          <w:t xml:space="preserve">(1) </w:t>
        </w:r>
      </w:ins>
      <w:ins w:id="14" w:author="雅卉 蒋" w:date="2025-08-17T21:01:00Z">
        <w:r>
          <w:rPr>
            <w:lang w:val="en-US"/>
          </w:rPr>
          <w:t>Score clinical and treatment features as Yes if they occurred at any time during the first disease event (i.e. first clinical episode of NMDARE), disregarding any subsequent relapses. Extract continuous and categorical features values from the first event where applicable. However M</w:t>
        </w:r>
        <w:r w:rsidRPr="00F368F6">
          <w:rPr>
            <w:lang w:val="en-US"/>
          </w:rPr>
          <w:t>onthsToFU</w:t>
        </w:r>
        <w:r>
          <w:rPr>
            <w:lang w:val="en-US"/>
          </w:rPr>
          <w:t xml:space="preserve">, </w:t>
        </w:r>
        <w:r w:rsidRPr="00F368F6">
          <w:rPr>
            <w:lang w:val="en-US"/>
          </w:rPr>
          <w:t>FinalMR</w:t>
        </w:r>
        <w:r>
          <w:rPr>
            <w:lang w:val="en-US"/>
          </w:rPr>
          <w:t xml:space="preserve">S and </w:t>
        </w:r>
        <w:r w:rsidRPr="00F368F6">
          <w:rPr>
            <w:lang w:val="en-US"/>
          </w:rPr>
          <w:t>Relapse</w:t>
        </w:r>
        <w:r>
          <w:rPr>
            <w:lang w:val="en-US"/>
          </w:rPr>
          <w:t xml:space="preserve"> regard the whole disease course.</w:t>
        </w:r>
      </w:ins>
    </w:p>
    <w:p w14:paraId="438A3F42" w14:textId="07579E1E" w:rsidR="00FB2754" w:rsidRPr="00F368F6" w:rsidRDefault="00FB2754" w:rsidP="00FB2754">
      <w:pPr>
        <w:rPr>
          <w:ins w:id="15" w:author="雅卉 蒋" w:date="2025-08-17T21:01:00Z"/>
          <w:lang w:val="en-US"/>
        </w:rPr>
      </w:pPr>
      <w:ins w:id="16" w:author="雅卉 蒋" w:date="2025-08-17T21:01:00Z">
        <w:r>
          <w:rPr>
            <w:lang w:val="en-US"/>
          </w:rPr>
          <w:t xml:space="preserve">(2) </w:t>
        </w:r>
        <w:r w:rsidRPr="00F368F6">
          <w:rPr>
            <w:lang w:val="en-US"/>
          </w:rPr>
          <w:t>Binary features should be represented as 1</w:t>
        </w:r>
        <w:r>
          <w:rPr>
            <w:lang w:val="en-US"/>
          </w:rPr>
          <w:t xml:space="preserve"> (Female/Abnormal/Yes/Present)</w:t>
        </w:r>
        <w:r w:rsidRPr="00F368F6">
          <w:rPr>
            <w:lang w:val="en-US"/>
          </w:rPr>
          <w:t xml:space="preserve"> or 0</w:t>
        </w:r>
        <w:r>
          <w:rPr>
            <w:lang w:val="en-US"/>
          </w:rPr>
          <w:t xml:space="preserve"> (Male/Normal/No/Absent)</w:t>
        </w:r>
        <w:r w:rsidRPr="00F368F6">
          <w:rPr>
            <w:lang w:val="en-US"/>
          </w:rPr>
          <w:t>, continuous features as numbers, and categorical features as strings</w:t>
        </w:r>
      </w:ins>
      <w:ins w:id="17" w:author="雅卉 蒋" w:date="2025-08-17T21:05:00Z">
        <w:r w:rsidR="00871042">
          <w:rPr>
            <w:lang w:val="en-US"/>
          </w:rPr>
          <w:t xml:space="preserve"> (choose the </w:t>
        </w:r>
      </w:ins>
      <w:ins w:id="18" w:author="雅卉 蒋" w:date="2025-08-17T21:06:00Z">
        <w:r w:rsidR="00871042">
          <w:rPr>
            <w:lang w:val="en-US"/>
          </w:rPr>
          <w:t>matching category from the provided list</w:t>
        </w:r>
      </w:ins>
      <w:ins w:id="19" w:author="雅卉 蒋" w:date="2025-08-17T21:05:00Z">
        <w:r w:rsidR="00871042">
          <w:rPr>
            <w:lang w:val="en-US"/>
          </w:rPr>
          <w:t>)</w:t>
        </w:r>
      </w:ins>
      <w:ins w:id="20" w:author="雅卉 蒋" w:date="2025-08-17T21:01:00Z">
        <w:r w:rsidRPr="00F368F6">
          <w:rPr>
            <w:lang w:val="en-US"/>
          </w:rPr>
          <w:t>. If</w:t>
        </w:r>
      </w:ins>
      <w:ins w:id="21" w:author="雅卉 蒋" w:date="2025-08-17T21:06:00Z">
        <w:r w:rsidR="00871042">
          <w:rPr>
            <w:lang w:val="en-US"/>
          </w:rPr>
          <w:t xml:space="preserve"> </w:t>
        </w:r>
      </w:ins>
      <w:ins w:id="22" w:author="雅卉 蒋" w:date="2025-08-17T21:01:00Z">
        <w:r w:rsidRPr="00F368F6">
          <w:rPr>
            <w:lang w:val="en-US"/>
          </w:rPr>
          <w:t>the feature is unknown, unavailable or incomplete, leave it as null.</w:t>
        </w:r>
      </w:ins>
    </w:p>
    <w:p w14:paraId="37503472" w14:textId="77777777" w:rsidR="009F327C" w:rsidRDefault="009F327C" w:rsidP="009F327C">
      <w:pPr>
        <w:rPr>
          <w:ins w:id="23" w:author="雅卉 蒋" w:date="2025-08-18T16:16:00Z"/>
          <w:lang w:val="en-US"/>
        </w:rPr>
      </w:pPr>
    </w:p>
    <w:p w14:paraId="444A69CF" w14:textId="5742C36E" w:rsidR="009F327C" w:rsidRDefault="009F327C" w:rsidP="009F327C">
      <w:pPr>
        <w:rPr>
          <w:ins w:id="24" w:author="雅卉 蒋" w:date="2025-08-18T16:15:00Z"/>
          <w:lang w:val="en-US"/>
        </w:rPr>
      </w:pPr>
      <w:ins w:id="25" w:author="雅卉 蒋" w:date="2025-08-18T16:15:00Z">
        <w:r>
          <w:rPr>
            <w:lang w:val="en-US"/>
          </w:rPr>
          <w:t xml:space="preserve">Examples for identifying </w:t>
        </w:r>
        <w:r w:rsidRPr="00F368F6">
          <w:rPr>
            <w:lang w:val="en-US"/>
          </w:rPr>
          <w:t>autonomic dysfunction or central hypoventilation</w:t>
        </w:r>
        <w:r>
          <w:rPr>
            <w:lang w:val="en-US"/>
          </w:rPr>
          <w:t>:</w:t>
        </w:r>
      </w:ins>
    </w:p>
    <w:p w14:paraId="75CA02D6" w14:textId="77777777" w:rsidR="009F327C" w:rsidRDefault="009F327C" w:rsidP="009F327C">
      <w:pPr>
        <w:rPr>
          <w:ins w:id="26" w:author="雅卉 蒋" w:date="2025-08-18T16:15:00Z"/>
          <w:lang w:val="en-US"/>
        </w:rPr>
      </w:pPr>
      <w:ins w:id="27" w:author="雅卉 蒋" w:date="2025-08-18T16:15:00Z">
        <w:r w:rsidRPr="003C54D1">
          <w:rPr>
            <w:rFonts w:hint="eastAsia"/>
            <w:lang w:val="en-US"/>
          </w:rPr>
          <w:t>Positive examples (BrainstemDys = 1):</w:t>
        </w:r>
      </w:ins>
    </w:p>
    <w:p w14:paraId="61DBC75F" w14:textId="77777777" w:rsidR="009F327C" w:rsidRDefault="009F327C" w:rsidP="009F327C">
      <w:pPr>
        <w:rPr>
          <w:ins w:id="28" w:author="雅卉 蒋" w:date="2025-08-18T16:15:00Z"/>
          <w:lang w:val="en-US"/>
        </w:rPr>
      </w:pPr>
      <w:ins w:id="29" w:author="雅卉 蒋" w:date="2025-08-18T16:15:00Z">
        <w:r>
          <w:rPr>
            <w:lang w:val="en-US"/>
          </w:rPr>
          <w:t>(1) “</w:t>
        </w:r>
        <w:r w:rsidRPr="00B43A2E">
          <w:rPr>
            <w:lang w:val="en-US"/>
          </w:rPr>
          <w:t>Over the next days she started with dysautonomias and</w:t>
        </w:r>
        <w:r>
          <w:rPr>
            <w:lang w:val="en-US"/>
          </w:rPr>
          <w:t xml:space="preserve"> </w:t>
        </w:r>
        <w:r w:rsidRPr="00B43A2E">
          <w:rPr>
            <w:lang w:val="en-US"/>
          </w:rPr>
          <w:t>sympathetic storms, orofacial</w:t>
        </w:r>
        <w:r>
          <w:rPr>
            <w:lang w:val="en-US"/>
          </w:rPr>
          <w:t xml:space="preserve"> </w:t>
        </w:r>
        <w:r w:rsidRPr="00B43A2E">
          <w:rPr>
            <w:lang w:val="en-US"/>
          </w:rPr>
          <w:t>dyskinesia and hyperkinetic movements.</w:t>
        </w:r>
        <w:r>
          <w:rPr>
            <w:lang w:val="en-US"/>
          </w:rPr>
          <w:t>”</w:t>
        </w:r>
      </w:ins>
    </w:p>
    <w:p w14:paraId="477C7C7A" w14:textId="77777777" w:rsidR="009F327C" w:rsidRDefault="009F327C" w:rsidP="009F327C">
      <w:pPr>
        <w:rPr>
          <w:ins w:id="30" w:author="雅卉 蒋" w:date="2025-08-18T16:15:00Z"/>
          <w:lang w:val="en-US"/>
        </w:rPr>
      </w:pPr>
      <w:ins w:id="31" w:author="雅卉 蒋" w:date="2025-08-18T16:15:00Z">
        <w:r>
          <w:rPr>
            <w:lang w:val="en-US"/>
          </w:rPr>
          <w:t>(2) “</w:t>
        </w:r>
        <w:r w:rsidRPr="000F2722">
          <w:rPr>
            <w:lang w:val="en-US"/>
          </w:rPr>
          <w:t>While in the hospital, he had periods of hypertension and tachycardia.</w:t>
        </w:r>
        <w:r>
          <w:rPr>
            <w:lang w:val="en-US"/>
          </w:rPr>
          <w:t>”</w:t>
        </w:r>
      </w:ins>
    </w:p>
    <w:p w14:paraId="0DC01C8E" w14:textId="77777777" w:rsidR="009F327C" w:rsidRDefault="009F327C" w:rsidP="009F327C">
      <w:pPr>
        <w:rPr>
          <w:ins w:id="32" w:author="雅卉 蒋" w:date="2025-08-18T16:15:00Z"/>
          <w:lang w:val="en-US"/>
        </w:rPr>
      </w:pPr>
      <w:ins w:id="33" w:author="雅卉 蒋" w:date="2025-08-18T16:15:00Z">
        <w:r>
          <w:rPr>
            <w:lang w:val="en-US"/>
          </w:rPr>
          <w:t>(3) “</w:t>
        </w:r>
        <w:r w:rsidRPr="00D93642">
          <w:rPr>
            <w:lang w:val="en-US"/>
          </w:rPr>
          <w:t>In addition, she developed noticeable oro-lingual-facial dyskinesia,</w:t>
        </w:r>
        <w:r>
          <w:rPr>
            <w:lang w:val="en-US"/>
          </w:rPr>
          <w:t xml:space="preserve"> </w:t>
        </w:r>
        <w:r w:rsidRPr="00D93642">
          <w:rPr>
            <w:lang w:val="en-US"/>
          </w:rPr>
          <w:t>choreoathetoid</w:t>
        </w:r>
        <w:r>
          <w:rPr>
            <w:lang w:val="en-US"/>
          </w:rPr>
          <w:t xml:space="preserve"> </w:t>
        </w:r>
        <w:r w:rsidRPr="00D93642">
          <w:rPr>
            <w:lang w:val="en-US"/>
          </w:rPr>
          <w:t>movements, and hypertension (systolic/diastolic</w:t>
        </w:r>
        <w:r>
          <w:rPr>
            <w:lang w:val="en-US"/>
          </w:rPr>
          <w:t xml:space="preserve"> </w:t>
        </w:r>
        <w:r w:rsidRPr="00D93642">
          <w:rPr>
            <w:lang w:val="en-US"/>
          </w:rPr>
          <w:t>blood pressure 120/83–142/93 mmHg, &gt;99th percentile) during</w:t>
        </w:r>
        <w:r>
          <w:rPr>
            <w:lang w:val="en-US"/>
          </w:rPr>
          <w:t xml:space="preserve"> </w:t>
        </w:r>
        <w:r w:rsidRPr="00D93642">
          <w:rPr>
            <w:lang w:val="en-US"/>
          </w:rPr>
          <w:t>the third week after onset</w:t>
        </w:r>
        <w:r>
          <w:rPr>
            <w:lang w:val="en-US"/>
          </w:rPr>
          <w:t>……</w:t>
        </w:r>
        <w:r w:rsidRPr="00D93642">
          <w:rPr>
            <w:lang w:val="en-US"/>
          </w:rPr>
          <w:t>She began to have self-limited episodes of hypertension, tachycardia, hyperthermia, and autonomic instability</w:t>
        </w:r>
        <w:r>
          <w:rPr>
            <w:lang w:val="en-US"/>
          </w:rPr>
          <w:t>……</w:t>
        </w:r>
        <w:r w:rsidRPr="00D93642">
          <w:rPr>
            <w:lang w:val="en-US"/>
          </w:rPr>
          <w:t>After 3 weeks of immunotherapy in</w:t>
        </w:r>
        <w:r>
          <w:rPr>
            <w:lang w:val="en-US"/>
          </w:rPr>
          <w:t xml:space="preserve"> </w:t>
        </w:r>
        <w:r w:rsidRPr="00D93642">
          <w:rPr>
            <w:lang w:val="en-US"/>
          </w:rPr>
          <w:t>conjunction with aggressive physical rehabilitation, her sleep</w:t>
        </w:r>
        <w:r>
          <w:rPr>
            <w:lang w:val="en-US"/>
          </w:rPr>
          <w:t xml:space="preserve"> </w:t>
        </w:r>
        <w:r w:rsidRPr="00D93642">
          <w:rPr>
            <w:lang w:val="en-US"/>
          </w:rPr>
          <w:t>disturbance, dyskinesia, cognitive dysfunction, and dysautonomia</w:t>
        </w:r>
        <w:r>
          <w:rPr>
            <w:lang w:val="en-US"/>
          </w:rPr>
          <w:t xml:space="preserve"> </w:t>
        </w:r>
        <w:r w:rsidRPr="00D93642">
          <w:rPr>
            <w:lang w:val="en-US"/>
          </w:rPr>
          <w:t>were slowly improved</w:t>
        </w:r>
        <w:r>
          <w:rPr>
            <w:lang w:val="en-US"/>
          </w:rPr>
          <w:t>.”</w:t>
        </w:r>
      </w:ins>
    </w:p>
    <w:p w14:paraId="1E142AF6" w14:textId="77777777" w:rsidR="009F327C" w:rsidRDefault="009F327C" w:rsidP="009F327C">
      <w:pPr>
        <w:rPr>
          <w:ins w:id="34" w:author="雅卉 蒋" w:date="2025-08-18T16:15:00Z"/>
          <w:lang w:val="en-US"/>
        </w:rPr>
      </w:pPr>
      <w:ins w:id="35" w:author="雅卉 蒋" w:date="2025-08-18T16:15:00Z">
        <w:r>
          <w:rPr>
            <w:lang w:val="en-US"/>
          </w:rPr>
          <w:t>Negative</w:t>
        </w:r>
        <w:r w:rsidRPr="000F2722">
          <w:rPr>
            <w:lang w:val="en-US"/>
          </w:rPr>
          <w:t xml:space="preserve"> examples (BrainstemDys = </w:t>
        </w:r>
        <w:r>
          <w:rPr>
            <w:lang w:val="en-US"/>
          </w:rPr>
          <w:t>0</w:t>
        </w:r>
        <w:r w:rsidRPr="000F2722">
          <w:rPr>
            <w:lang w:val="en-US"/>
          </w:rPr>
          <w:t>):</w:t>
        </w:r>
      </w:ins>
    </w:p>
    <w:p w14:paraId="06C0DBC3" w14:textId="77777777" w:rsidR="009F327C" w:rsidRDefault="009F327C" w:rsidP="009F327C">
      <w:pPr>
        <w:rPr>
          <w:ins w:id="36" w:author="雅卉 蒋" w:date="2025-08-18T16:15:00Z"/>
          <w:lang w:val="en-US"/>
        </w:rPr>
      </w:pPr>
      <w:ins w:id="37" w:author="雅卉 蒋" w:date="2025-08-18T16:15:00Z">
        <w:r>
          <w:rPr>
            <w:lang w:val="en-US"/>
          </w:rPr>
          <w:t>(1) “</w:t>
        </w:r>
        <w:r w:rsidRPr="003C54D1">
          <w:rPr>
            <w:rFonts w:hint="eastAsia"/>
            <w:lang w:val="en-US"/>
          </w:rPr>
          <w:t>A 4-year-old girl of Lebanese origin presented to the emergency department for evaluation of behavioral disturbances, abnormal movements, and acute deterioration of mental status</w:t>
        </w:r>
        <w:r w:rsidRPr="003C54D1">
          <w:rPr>
            <w:rFonts w:hint="eastAsia"/>
            <w:lang w:val="en-US"/>
          </w:rPr>
          <w:t>……</w:t>
        </w:r>
        <w:r w:rsidRPr="003C54D1">
          <w:rPr>
            <w:rFonts w:hint="eastAsia"/>
            <w:lang w:val="en-US"/>
          </w:rPr>
          <w:t xml:space="preserve">Five days before presentation, her mother reported that her daughter had episodic temper tantrums and unexplained crying at school. She also had bizarre and inappropriate smiling and became increasingly aggressive. Subsequently, her neurologic condition worsened, as she started to show difficulties in walking and in speech, progressing into mutism, daytime incontinence, mood lability with episodic uncontrollable laughter, alternating with irritability and withdrawal. One day before presentation, her motor skills and eye contact declined and she developed intermittent orofacial dyskinesias and stereotypical hand movements. The neurologic </w:t>
        </w:r>
        <w:r w:rsidRPr="003C54D1">
          <w:rPr>
            <w:rFonts w:hint="eastAsia"/>
            <w:lang w:val="en-US"/>
          </w:rPr>
          <w:lastRenderedPageBreak/>
          <w:t>examination in emergency department demonstrated impaired cognition, poor social interaction, absence of speech, orofacial dyskinesias, vocal tics, hand washing movements, and inability to walk. She was afebrile and normotensive.</w:t>
        </w:r>
        <w:r>
          <w:rPr>
            <w:lang w:val="en-US"/>
          </w:rPr>
          <w:t>”</w:t>
        </w:r>
      </w:ins>
    </w:p>
    <w:p w14:paraId="040D86DD" w14:textId="2C0369DC" w:rsidR="00FB2754" w:rsidRPr="00F368F6" w:rsidRDefault="009F327C" w:rsidP="00F368F6">
      <w:pPr>
        <w:rPr>
          <w:lang w:val="en-US"/>
        </w:rPr>
      </w:pPr>
      <w:ins w:id="38" w:author="雅卉 蒋" w:date="2025-08-18T16:15:00Z">
        <w:r>
          <w:rPr>
            <w:lang w:val="en-US"/>
          </w:rPr>
          <w:t>(2) “</w:t>
        </w:r>
        <w:r w:rsidRPr="003C54D1">
          <w:rPr>
            <w:rFonts w:hint="eastAsia"/>
            <w:lang w:val="en-US"/>
          </w:rPr>
          <w:t>At 14, she experienced acute-onset behavioral changes, including visual hallucinations, persecutory delusions, irritability, and agitation. She showed no abnormal movements, such as catatonia or dyskinesia. However, the social skill problems and aggressiveness toward her mother remained and actually worsened after the psychosis</w:t>
        </w:r>
        <w:r w:rsidRPr="003C54D1">
          <w:rPr>
            <w:rFonts w:hint="eastAsia"/>
            <w:lang w:val="en-US"/>
          </w:rPr>
          <w:t>……</w:t>
        </w:r>
        <w:r w:rsidRPr="003C54D1">
          <w:rPr>
            <w:rFonts w:hint="eastAsia"/>
            <w:lang w:val="en-US"/>
          </w:rPr>
          <w:t xml:space="preserve"> At 23, she began to show frequent atonic attacks with consciousness loss.</w:t>
        </w:r>
        <w:r>
          <w:rPr>
            <w:lang w:val="en-US"/>
          </w:rPr>
          <w:t>”</w:t>
        </w:r>
        <w:r w:rsidRPr="00CE3B85">
          <w:rPr>
            <w:lang w:val="en-US"/>
          </w:rPr>
          <w:t xml:space="preserve"> </w:t>
        </w:r>
      </w:ins>
    </w:p>
    <w:p w14:paraId="64829241" w14:textId="77777777" w:rsidR="00F368F6" w:rsidRPr="00F368F6" w:rsidRDefault="00F368F6" w:rsidP="00F368F6">
      <w:pPr>
        <w:rPr>
          <w:lang w:val="en-US"/>
        </w:rPr>
      </w:pPr>
    </w:p>
    <w:p w14:paraId="0031B89C" w14:textId="4182A9A4" w:rsidR="00F368F6" w:rsidRPr="00F368F6" w:rsidRDefault="00F368F6" w:rsidP="00551E28">
      <w:pPr>
        <w:rPr>
          <w:lang w:val="en-US"/>
        </w:rPr>
      </w:pPr>
      <w:r w:rsidRPr="00F368F6">
        <w:rPr>
          <w:lang w:val="en-US"/>
        </w:rPr>
        <w:t>Then extract the</w:t>
      </w:r>
      <w:del w:id="39" w:author="雅卉 蒋" w:date="2025-08-15T10:42:00Z">
        <w:r w:rsidRPr="00F368F6" w:rsidDel="007F00D0">
          <w:rPr>
            <w:lang w:val="en-US"/>
          </w:rPr>
          <w:delText>ir</w:delText>
        </w:r>
      </w:del>
      <w:r w:rsidRPr="00F368F6">
        <w:rPr>
          <w:lang w:val="en-US"/>
        </w:rPr>
        <w:t xml:space="preserve"> following features</w:t>
      </w:r>
      <w:ins w:id="40" w:author="雅卉 蒋" w:date="2025-08-15T10:42:00Z">
        <w:r w:rsidR="007F00D0">
          <w:rPr>
            <w:lang w:val="en-US"/>
          </w:rPr>
          <w:t xml:space="preserve"> </w:t>
        </w:r>
        <w:r w:rsidR="007F00D0">
          <w:rPr>
            <w:rFonts w:hint="eastAsia"/>
            <w:lang w:val="en-US"/>
          </w:rPr>
          <w:t>for</w:t>
        </w:r>
        <w:r w:rsidR="007F00D0">
          <w:rPr>
            <w:lang w:val="en-US"/>
          </w:rPr>
          <w:t xml:space="preserve"> each patient</w:t>
        </w:r>
      </w:ins>
      <w:ins w:id="41" w:author="Michael Eyre" w:date="2025-08-14T15:29:00Z">
        <w:r w:rsidR="00551E28">
          <w:rPr>
            <w:lang w:val="en-US"/>
          </w:rPr>
          <w:t xml:space="preserve">. </w:t>
        </w:r>
      </w:ins>
      <w:ins w:id="42" w:author="Michael Eyre" w:date="2025-08-14T18:16:00Z">
        <w:del w:id="43" w:author="雅卉 蒋" w:date="2025-08-17T21:01:00Z">
          <w:r w:rsidR="00C450C0" w:rsidDel="00FB2754">
            <w:rPr>
              <w:lang w:val="en-US"/>
            </w:rPr>
            <w:delText>Score</w:delText>
          </w:r>
        </w:del>
      </w:ins>
      <w:ins w:id="44" w:author="Michael Eyre" w:date="2025-08-14T15:41:00Z">
        <w:del w:id="45" w:author="雅卉 蒋" w:date="2025-08-17T21:01:00Z">
          <w:r w:rsidR="00ED5CB1" w:rsidDel="00FB2754">
            <w:rPr>
              <w:lang w:val="en-US"/>
            </w:rPr>
            <w:delText xml:space="preserve"> c</w:delText>
          </w:r>
        </w:del>
      </w:ins>
      <w:ins w:id="46" w:author="Michael Eyre" w:date="2025-08-14T15:29:00Z">
        <w:del w:id="47" w:author="雅卉 蒋" w:date="2025-08-17T21:01:00Z">
          <w:r w:rsidR="00551E28" w:rsidDel="00FB2754">
            <w:rPr>
              <w:lang w:val="en-US"/>
            </w:rPr>
            <w:delText>linical and treatment</w:delText>
          </w:r>
        </w:del>
      </w:ins>
      <w:ins w:id="48" w:author="Michael Eyre" w:date="2025-08-14T15:31:00Z">
        <w:del w:id="49" w:author="雅卉 蒋" w:date="2025-08-17T21:01:00Z">
          <w:r w:rsidR="00551E28" w:rsidDel="00FB2754">
            <w:rPr>
              <w:lang w:val="en-US"/>
            </w:rPr>
            <w:delText xml:space="preserve"> features</w:delText>
          </w:r>
        </w:del>
      </w:ins>
      <w:ins w:id="50" w:author="Michael Eyre" w:date="2025-08-14T15:29:00Z">
        <w:del w:id="51" w:author="雅卉 蒋" w:date="2025-08-17T21:01:00Z">
          <w:r w:rsidR="00551E28" w:rsidDel="00FB2754">
            <w:rPr>
              <w:lang w:val="en-US"/>
            </w:rPr>
            <w:delText xml:space="preserve"> </w:delText>
          </w:r>
        </w:del>
      </w:ins>
      <w:ins w:id="52" w:author="Michael Eyre" w:date="2025-08-14T18:18:00Z">
        <w:del w:id="53" w:author="雅卉 蒋" w:date="2025-08-17T21:01:00Z">
          <w:r w:rsidR="00C450C0" w:rsidDel="00FB2754">
            <w:rPr>
              <w:lang w:val="en-US"/>
            </w:rPr>
            <w:delText xml:space="preserve">as Yes </w:delText>
          </w:r>
        </w:del>
      </w:ins>
      <w:ins w:id="54" w:author="Michael Eyre" w:date="2025-08-14T18:16:00Z">
        <w:del w:id="55" w:author="雅卉 蒋" w:date="2025-08-17T21:01:00Z">
          <w:r w:rsidR="00C450C0" w:rsidDel="00FB2754">
            <w:rPr>
              <w:lang w:val="en-US"/>
            </w:rPr>
            <w:delText>if they occurred at any time during</w:delText>
          </w:r>
        </w:del>
      </w:ins>
      <w:ins w:id="56" w:author="Michael Eyre" w:date="2025-08-14T15:29:00Z">
        <w:del w:id="57" w:author="雅卉 蒋" w:date="2025-08-17T21:01:00Z">
          <w:r w:rsidR="00551E28" w:rsidDel="00FB2754">
            <w:rPr>
              <w:lang w:val="en-US"/>
            </w:rPr>
            <w:delText xml:space="preserve"> the </w:delText>
          </w:r>
        </w:del>
      </w:ins>
      <w:ins w:id="58" w:author="Michael Eyre" w:date="2025-08-14T18:16:00Z">
        <w:del w:id="59" w:author="雅卉 蒋" w:date="2025-08-17T21:01:00Z">
          <w:r w:rsidR="00C450C0" w:rsidDel="00FB2754">
            <w:rPr>
              <w:lang w:val="en-US"/>
            </w:rPr>
            <w:delText>first</w:delText>
          </w:r>
        </w:del>
      </w:ins>
      <w:ins w:id="60" w:author="Michael Eyre" w:date="2025-08-14T15:29:00Z">
        <w:del w:id="61" w:author="雅卉 蒋" w:date="2025-08-17T21:01:00Z">
          <w:r w:rsidR="00551E28" w:rsidDel="00FB2754">
            <w:rPr>
              <w:lang w:val="en-US"/>
            </w:rPr>
            <w:delText xml:space="preserve"> disease event (first </w:delText>
          </w:r>
        </w:del>
      </w:ins>
      <w:ins w:id="62" w:author="Michael Eyre" w:date="2025-08-14T18:16:00Z">
        <w:del w:id="63" w:author="雅卉 蒋" w:date="2025-08-17T21:01:00Z">
          <w:r w:rsidR="00C450C0" w:rsidDel="00FB2754">
            <w:rPr>
              <w:lang w:val="en-US"/>
            </w:rPr>
            <w:delText xml:space="preserve">clinical </w:delText>
          </w:r>
        </w:del>
      </w:ins>
      <w:ins w:id="64" w:author="Michael Eyre" w:date="2025-08-14T15:29:00Z">
        <w:del w:id="65" w:author="雅卉 蒋" w:date="2025-08-17T21:01:00Z">
          <w:r w:rsidR="00551E28" w:rsidDel="00FB2754">
            <w:rPr>
              <w:lang w:val="en-US"/>
            </w:rPr>
            <w:delText xml:space="preserve">episode of NMDARE), </w:delText>
          </w:r>
        </w:del>
      </w:ins>
      <w:ins w:id="66" w:author="Michael Eyre" w:date="2025-08-14T18:17:00Z">
        <w:del w:id="67" w:author="雅卉 蒋" w:date="2025-08-17T21:01:00Z">
          <w:r w:rsidR="00C450C0" w:rsidDel="00FB2754">
            <w:rPr>
              <w:lang w:val="en-US"/>
            </w:rPr>
            <w:delText>disregarding</w:delText>
          </w:r>
        </w:del>
      </w:ins>
      <w:ins w:id="68" w:author="Michael Eyre" w:date="2025-08-14T15:29:00Z">
        <w:del w:id="69" w:author="雅卉 蒋" w:date="2025-08-17T21:01:00Z">
          <w:r w:rsidR="00551E28" w:rsidDel="00FB2754">
            <w:rPr>
              <w:lang w:val="en-US"/>
            </w:rPr>
            <w:delText xml:space="preserve"> any subs</w:delText>
          </w:r>
        </w:del>
      </w:ins>
      <w:ins w:id="70" w:author="Michael Eyre" w:date="2025-08-14T15:30:00Z">
        <w:del w:id="71" w:author="雅卉 蒋" w:date="2025-08-17T21:01:00Z">
          <w:r w:rsidR="00551E28" w:rsidDel="00FB2754">
            <w:rPr>
              <w:lang w:val="en-US"/>
            </w:rPr>
            <w:delText>equent relapses</w:delText>
          </w:r>
        </w:del>
      </w:ins>
      <w:ins w:id="72" w:author="Michael Eyre" w:date="2025-08-14T18:18:00Z">
        <w:del w:id="73" w:author="雅卉 蒋" w:date="2025-08-15T10:56:00Z">
          <w:r w:rsidR="00C450C0" w:rsidDel="006B6046">
            <w:rPr>
              <w:lang w:val="en-US"/>
            </w:rPr>
            <w:delText>; h</w:delText>
          </w:r>
        </w:del>
      </w:ins>
      <w:ins w:id="74" w:author="Michael Eyre" w:date="2025-08-14T18:12:00Z">
        <w:del w:id="75" w:author="雅卉 蒋" w:date="2025-08-17T21:01:00Z">
          <w:r w:rsidR="00C450C0" w:rsidDel="00FB2754">
            <w:rPr>
              <w:lang w:val="en-US"/>
            </w:rPr>
            <w:delText>owever M</w:delText>
          </w:r>
        </w:del>
      </w:ins>
      <w:ins w:id="76" w:author="Michael Eyre" w:date="2025-08-14T15:30:00Z">
        <w:del w:id="77" w:author="雅卉 蒋" w:date="2025-08-17T21:01:00Z">
          <w:r w:rsidR="00551E28" w:rsidRPr="00F368F6" w:rsidDel="00FB2754">
            <w:rPr>
              <w:lang w:val="en-US"/>
            </w:rPr>
            <w:delText>onthsToFU</w:delText>
          </w:r>
          <w:r w:rsidR="00551E28" w:rsidDel="00FB2754">
            <w:rPr>
              <w:lang w:val="en-US"/>
            </w:rPr>
            <w:delText xml:space="preserve">, </w:delText>
          </w:r>
          <w:r w:rsidR="00551E28" w:rsidRPr="00F368F6" w:rsidDel="00FB2754">
            <w:rPr>
              <w:lang w:val="en-US"/>
            </w:rPr>
            <w:delText>FinalMR</w:delText>
          </w:r>
          <w:r w:rsidR="00551E28" w:rsidDel="00FB2754">
            <w:rPr>
              <w:lang w:val="en-US"/>
            </w:rPr>
            <w:delText xml:space="preserve">S and </w:delText>
          </w:r>
          <w:r w:rsidR="00551E28" w:rsidRPr="00F368F6" w:rsidDel="00FB2754">
            <w:rPr>
              <w:lang w:val="en-US"/>
            </w:rPr>
            <w:delText>Relapse</w:delText>
          </w:r>
        </w:del>
      </w:ins>
      <w:del w:id="78" w:author="雅卉 蒋" w:date="2025-08-17T21:01:00Z">
        <w:r w:rsidRPr="00F368F6" w:rsidDel="00FB2754">
          <w:rPr>
            <w:lang w:val="en-US"/>
          </w:rPr>
          <w:delText>:</w:delText>
        </w:r>
      </w:del>
      <w:ins w:id="79" w:author="Michael Eyre" w:date="2025-08-14T15:30:00Z">
        <w:del w:id="80" w:author="雅卉 蒋" w:date="2025-08-17T21:01:00Z">
          <w:r w:rsidR="00551E28" w:rsidDel="00FB2754">
            <w:rPr>
              <w:lang w:val="en-US"/>
            </w:rPr>
            <w:delText xml:space="preserve"> regard the whole disease course.</w:delText>
          </w:r>
        </w:del>
      </w:ins>
    </w:p>
    <w:p w14:paraId="0E83E8DB" w14:textId="77777777" w:rsidR="00F368F6" w:rsidRPr="00F368F6" w:rsidRDefault="00F368F6" w:rsidP="00F368F6">
      <w:pPr>
        <w:rPr>
          <w:lang w:val="en-US"/>
        </w:rPr>
      </w:pPr>
      <w:r w:rsidRPr="00F368F6">
        <w:rPr>
          <w:lang w:val="en-US"/>
        </w:rPr>
        <w:t>- Female: sex (female or not)</w:t>
      </w:r>
    </w:p>
    <w:p w14:paraId="7588C52A" w14:textId="442F6F51" w:rsidR="00F368F6" w:rsidRPr="00F368F6" w:rsidRDefault="00F368F6" w:rsidP="00F368F6">
      <w:pPr>
        <w:rPr>
          <w:lang w:val="en-US"/>
        </w:rPr>
      </w:pPr>
      <w:r w:rsidRPr="00F368F6">
        <w:rPr>
          <w:lang w:val="en-US"/>
        </w:rPr>
        <w:t>- Age: age</w:t>
      </w:r>
      <w:ins w:id="81" w:author="Michael Eyre" w:date="2025-08-14T15:07:00Z">
        <w:r w:rsidR="0073011A">
          <w:rPr>
            <w:lang w:val="en-US"/>
          </w:rPr>
          <w:t xml:space="preserve"> at disease onset</w:t>
        </w:r>
      </w:ins>
      <w:r w:rsidRPr="00F368F6">
        <w:rPr>
          <w:lang w:val="en-US"/>
        </w:rPr>
        <w:t xml:space="preserve"> (years)</w:t>
      </w:r>
    </w:p>
    <w:p w14:paraId="1B00DFE4" w14:textId="76FB2FF6" w:rsidR="00F368F6" w:rsidRPr="00F368F6" w:rsidRDefault="00F368F6" w:rsidP="00F368F6">
      <w:pPr>
        <w:rPr>
          <w:lang w:val="en-US"/>
        </w:rPr>
      </w:pPr>
      <w:r w:rsidRPr="00F368F6">
        <w:rPr>
          <w:lang w:val="en-US"/>
        </w:rPr>
        <w:t>- SpeechDys: presence of speech dysfunction (</w:t>
      </w:r>
      <w:ins w:id="82" w:author="Michael Eyre" w:date="2025-08-14T15:07:00Z">
        <w:r w:rsidR="0073011A">
          <w:rPr>
            <w:lang w:val="en-US"/>
          </w:rPr>
          <w:t xml:space="preserve">e.g. </w:t>
        </w:r>
      </w:ins>
      <w:r w:rsidRPr="00F368F6">
        <w:rPr>
          <w:lang w:val="en-US"/>
        </w:rPr>
        <w:t>pressured speech, verbal reduction, mutism)</w:t>
      </w:r>
    </w:p>
    <w:p w14:paraId="0B99EEA5" w14:textId="77777777" w:rsidR="00F368F6" w:rsidRPr="00F368F6" w:rsidRDefault="00F368F6" w:rsidP="00F368F6">
      <w:pPr>
        <w:rPr>
          <w:lang w:val="en-US"/>
        </w:rPr>
      </w:pPr>
      <w:r w:rsidRPr="00F368F6">
        <w:rPr>
          <w:lang w:val="en-US"/>
        </w:rPr>
        <w:t>- Seizures: presence of seizures</w:t>
      </w:r>
    </w:p>
    <w:p w14:paraId="2B64E7FD" w14:textId="6CAA496F" w:rsidR="00F368F6" w:rsidRPr="00F368F6" w:rsidRDefault="00F368F6" w:rsidP="00F368F6">
      <w:pPr>
        <w:rPr>
          <w:lang w:val="en-US"/>
        </w:rPr>
      </w:pPr>
      <w:r w:rsidRPr="00F368F6">
        <w:rPr>
          <w:lang w:val="en-US"/>
        </w:rPr>
        <w:t>- MvmtDis: presence of movement disorder</w:t>
      </w:r>
      <w:del w:id="83" w:author="雅卉 蒋" w:date="2025-08-15T10:57:00Z">
        <w:r w:rsidRPr="00F368F6" w:rsidDel="006B6046">
          <w:rPr>
            <w:lang w:val="en-US"/>
          </w:rPr>
          <w:delText xml:space="preserve">, </w:delText>
        </w:r>
      </w:del>
      <w:ins w:id="84" w:author="雅卉 蒋" w:date="2025-08-15T10:57:00Z">
        <w:r w:rsidR="006B6046">
          <w:rPr>
            <w:lang w:val="en-US"/>
          </w:rPr>
          <w:t xml:space="preserve"> (</w:t>
        </w:r>
      </w:ins>
      <w:ins w:id="85" w:author="Michael Eyre" w:date="2025-08-14T15:07:00Z">
        <w:r w:rsidR="0073011A">
          <w:rPr>
            <w:lang w:val="en-US"/>
          </w:rPr>
          <w:t xml:space="preserve">e.g. </w:t>
        </w:r>
      </w:ins>
      <w:r w:rsidRPr="00F368F6">
        <w:rPr>
          <w:lang w:val="en-US"/>
        </w:rPr>
        <w:t>dyskinesias, or rigidity/abnormal postures</w:t>
      </w:r>
      <w:ins w:id="86" w:author="雅卉 蒋" w:date="2025-08-15T10:57:00Z">
        <w:r w:rsidR="006B6046">
          <w:rPr>
            <w:lang w:val="en-US"/>
          </w:rPr>
          <w:t>)</w:t>
        </w:r>
      </w:ins>
    </w:p>
    <w:p w14:paraId="5924A9A7" w14:textId="77777777" w:rsidR="00F368F6" w:rsidRPr="00F368F6" w:rsidRDefault="00F368F6" w:rsidP="00F368F6">
      <w:pPr>
        <w:rPr>
          <w:lang w:val="en-US"/>
        </w:rPr>
      </w:pPr>
      <w:r w:rsidRPr="00F368F6">
        <w:rPr>
          <w:lang w:val="en-US"/>
        </w:rPr>
        <w:t>- Obtunded: presence of decreased level of consciousness</w:t>
      </w:r>
    </w:p>
    <w:p w14:paraId="6E8D5637" w14:textId="77777777" w:rsidR="00F368F6" w:rsidRPr="00F368F6" w:rsidRDefault="00F368F6" w:rsidP="00F368F6">
      <w:pPr>
        <w:rPr>
          <w:lang w:val="en-US"/>
        </w:rPr>
      </w:pPr>
      <w:r w:rsidRPr="00F368F6">
        <w:rPr>
          <w:lang w:val="en-US"/>
        </w:rPr>
        <w:t>- BrainstemDys: presence of autonomic dysfunction or central hypoventilation</w:t>
      </w:r>
    </w:p>
    <w:p w14:paraId="3F31610F" w14:textId="77777777" w:rsidR="00F368F6" w:rsidRPr="00F368F6" w:rsidRDefault="00F368F6" w:rsidP="00F368F6">
      <w:pPr>
        <w:rPr>
          <w:lang w:val="en-US"/>
        </w:rPr>
      </w:pPr>
      <w:r w:rsidRPr="00F368F6">
        <w:rPr>
          <w:lang w:val="en-US"/>
        </w:rPr>
        <w:t>- BehCogImp: presence of abnormal (psychiatric) behaviour or cognitive dysfunction</w:t>
      </w:r>
    </w:p>
    <w:p w14:paraId="646557A3" w14:textId="151662F8" w:rsidR="00F368F6" w:rsidRPr="00F368F6" w:rsidRDefault="00F368F6" w:rsidP="00F368F6">
      <w:pPr>
        <w:rPr>
          <w:lang w:val="en-US"/>
        </w:rPr>
      </w:pPr>
      <w:r w:rsidRPr="00F368F6">
        <w:rPr>
          <w:lang w:val="en-US"/>
        </w:rPr>
        <w:t>- ITU: whether admitted to an intensive care unit</w:t>
      </w:r>
      <w:del w:id="87" w:author="Michael Eyre" w:date="2025-08-14T15:42:00Z">
        <w:r w:rsidR="004A68CB" w:rsidDel="00ED5CB1">
          <w:rPr>
            <w:lang w:val="en-US"/>
          </w:rPr>
          <w:delText xml:space="preserve"> </w:delText>
        </w:r>
        <w:r w:rsidR="004A68CB" w:rsidRPr="00F368F6" w:rsidDel="00ED5CB1">
          <w:rPr>
            <w:lang w:val="en-US"/>
          </w:rPr>
          <w:delText>(ever)</w:delText>
        </w:r>
      </w:del>
    </w:p>
    <w:p w14:paraId="1EDFE43B" w14:textId="00186704" w:rsidR="00F368F6" w:rsidRPr="00F368F6" w:rsidRDefault="00F368F6" w:rsidP="00F368F6">
      <w:pPr>
        <w:rPr>
          <w:lang w:val="en-US"/>
        </w:rPr>
      </w:pPr>
      <w:r w:rsidRPr="00F368F6">
        <w:rPr>
          <w:lang w:val="en-US"/>
        </w:rPr>
        <w:t>- WorstMRSAcute: worst mRS</w:t>
      </w:r>
      <w:ins w:id="88" w:author="雅卉 蒋" w:date="2025-08-15T11:00:00Z">
        <w:r w:rsidR="006B6046">
          <w:rPr>
            <w:lang w:val="en-US"/>
          </w:rPr>
          <w:t xml:space="preserve"> </w:t>
        </w:r>
      </w:ins>
      <w:ins w:id="89" w:author="雅卉 蒋" w:date="2025-08-15T11:01:00Z">
        <w:r w:rsidR="006B6046">
          <w:rPr>
            <w:lang w:val="en-US"/>
          </w:rPr>
          <w:t>(</w:t>
        </w:r>
        <w:r w:rsidR="006B6046" w:rsidRPr="008D1F6C">
          <w:rPr>
            <w:rStyle w:val="Strong"/>
            <w:b w:val="0"/>
            <w:bCs w:val="0"/>
            <w:color w:val="000000"/>
          </w:rPr>
          <w:t>modified Rankin Scale</w:t>
        </w:r>
      </w:ins>
      <w:ins w:id="90" w:author="雅卉 蒋" w:date="2025-08-15T11:08:00Z">
        <w:r w:rsidR="004B7C19">
          <w:rPr>
            <w:rStyle w:val="Strong"/>
            <w:b w:val="0"/>
            <w:bCs w:val="0"/>
            <w:color w:val="000000"/>
            <w:lang w:val="en-US"/>
          </w:rPr>
          <w:t xml:space="preserve"> (</w:t>
        </w:r>
      </w:ins>
      <w:ins w:id="91" w:author="雅卉 蒋" w:date="2025-08-17T17:00:00Z">
        <w:r w:rsidR="00CD66D8">
          <w:rPr>
            <w:rStyle w:val="Strong"/>
            <w:b w:val="0"/>
            <w:bCs w:val="0"/>
            <w:color w:val="000000"/>
            <w:lang w:val="en-US"/>
          </w:rPr>
          <w:t xml:space="preserve">integer score </w:t>
        </w:r>
      </w:ins>
      <w:ins w:id="92" w:author="雅卉 蒋" w:date="2025-08-17T16:52:00Z">
        <w:r w:rsidR="00E90753">
          <w:rPr>
            <w:rStyle w:val="Strong"/>
            <w:b w:val="0"/>
            <w:bCs w:val="0"/>
            <w:color w:val="000000"/>
            <w:lang w:val="en-US"/>
          </w:rPr>
          <w:t xml:space="preserve">ranging from </w:t>
        </w:r>
      </w:ins>
      <w:ins w:id="93" w:author="雅卉 蒋" w:date="2025-08-15T11:08:00Z">
        <w:r w:rsidR="004B7C19">
          <w:rPr>
            <w:rStyle w:val="Strong"/>
            <w:b w:val="0"/>
            <w:bCs w:val="0"/>
            <w:color w:val="000000"/>
            <w:lang w:val="en-US"/>
          </w:rPr>
          <w:t>0</w:t>
        </w:r>
      </w:ins>
      <w:ins w:id="94" w:author="雅卉 蒋" w:date="2025-08-17T16:52:00Z">
        <w:r w:rsidR="00E90753">
          <w:rPr>
            <w:rStyle w:val="Strong"/>
            <w:b w:val="0"/>
            <w:bCs w:val="0"/>
            <w:color w:val="000000"/>
            <w:lang w:val="en-US"/>
          </w:rPr>
          <w:t xml:space="preserve"> (no symptoms) to </w:t>
        </w:r>
      </w:ins>
      <w:ins w:id="95" w:author="雅卉 蒋" w:date="2025-08-15T11:08:00Z">
        <w:r w:rsidR="004B7C19">
          <w:rPr>
            <w:rStyle w:val="Strong"/>
            <w:b w:val="0"/>
            <w:bCs w:val="0"/>
            <w:color w:val="000000"/>
            <w:lang w:val="en-US"/>
          </w:rPr>
          <w:t>6</w:t>
        </w:r>
      </w:ins>
      <w:ins w:id="96" w:author="雅卉 蒋" w:date="2025-08-17T16:52:00Z">
        <w:r w:rsidR="00E90753">
          <w:rPr>
            <w:rStyle w:val="Strong"/>
            <w:b w:val="0"/>
            <w:bCs w:val="0"/>
            <w:color w:val="000000"/>
            <w:lang w:val="en-US"/>
          </w:rPr>
          <w:t xml:space="preserve"> (dead)</w:t>
        </w:r>
      </w:ins>
      <w:ins w:id="97" w:author="雅卉 蒋" w:date="2025-08-15T11:08:00Z">
        <w:r w:rsidR="004B7C19">
          <w:rPr>
            <w:rStyle w:val="Strong"/>
            <w:b w:val="0"/>
            <w:bCs w:val="0"/>
            <w:color w:val="000000"/>
            <w:lang w:val="en-US"/>
          </w:rPr>
          <w:t>)</w:t>
        </w:r>
      </w:ins>
      <w:ins w:id="98" w:author="雅卉 蒋" w:date="2025-08-15T11:01:00Z">
        <w:r w:rsidR="006B6046" w:rsidRPr="008D1F6C">
          <w:rPr>
            <w:rStyle w:val="Strong"/>
            <w:b w:val="0"/>
            <w:bCs w:val="0"/>
            <w:color w:val="000000"/>
          </w:rPr>
          <w:t xml:space="preserve"> </w:t>
        </w:r>
        <w:r w:rsidR="006B6046" w:rsidRPr="008D1F6C">
          <w:rPr>
            <w:rStyle w:val="Strong"/>
            <w:b w:val="0"/>
            <w:bCs w:val="0"/>
          </w:rPr>
          <w:t>for assessing functional independence and disability in patients with neurological disorders</w:t>
        </w:r>
        <w:r w:rsidR="006B6046" w:rsidRPr="008D1F6C">
          <w:rPr>
            <w:rStyle w:val="Strong"/>
            <w:b w:val="0"/>
            <w:bCs w:val="0"/>
            <w:color w:val="000000"/>
          </w:rPr>
          <w:t>)</w:t>
        </w:r>
      </w:ins>
      <w:r w:rsidRPr="006B6046">
        <w:rPr>
          <w:rStyle w:val="Strong"/>
          <w:b w:val="0"/>
          <w:bCs w:val="0"/>
          <w:color w:val="000000"/>
          <w:rPrChange w:id="99" w:author="雅卉 蒋" w:date="2025-08-15T11:01:00Z">
            <w:rPr>
              <w:lang w:val="en-US"/>
            </w:rPr>
          </w:rPrChange>
        </w:rPr>
        <w:t xml:space="preserve"> in</w:t>
      </w:r>
      <w:r w:rsidRPr="00F368F6">
        <w:rPr>
          <w:lang w:val="en-US"/>
        </w:rPr>
        <w:t xml:space="preserve"> the acute phase</w:t>
      </w:r>
    </w:p>
    <w:p w14:paraId="0E436103" w14:textId="65F240A1" w:rsidR="00F368F6" w:rsidRPr="00F368F6" w:rsidRDefault="00F368F6" w:rsidP="00F368F6">
      <w:pPr>
        <w:rPr>
          <w:lang w:val="en-US"/>
        </w:rPr>
      </w:pPr>
      <w:r w:rsidRPr="00F368F6">
        <w:rPr>
          <w:lang w:val="en-US"/>
        </w:rPr>
        <w:t>- EEGSlow: presence of focal or diffuse slow or disorganised activity in EEG</w:t>
      </w:r>
      <w:ins w:id="100" w:author="雅卉 蒋" w:date="2025-08-15T11:03:00Z">
        <w:r w:rsidR="004B7C19">
          <w:rPr>
            <w:lang w:val="en-US"/>
          </w:rPr>
          <w:t xml:space="preserve"> (E</w:t>
        </w:r>
        <w:r w:rsidR="004B7C19">
          <w:rPr>
            <w:rFonts w:hint="eastAsia"/>
            <w:lang w:val="en-US"/>
          </w:rPr>
          <w:t>le</w:t>
        </w:r>
      </w:ins>
      <w:ins w:id="101" w:author="雅卉 蒋" w:date="2025-08-15T11:04:00Z">
        <w:r w:rsidR="004B7C19">
          <w:rPr>
            <w:lang w:val="en-US"/>
          </w:rPr>
          <w:t>ctroencephalography</w:t>
        </w:r>
      </w:ins>
      <w:ins w:id="102" w:author="雅卉 蒋" w:date="2025-08-15T11:03:00Z">
        <w:r w:rsidR="004B7C19">
          <w:rPr>
            <w:lang w:val="en-US"/>
          </w:rPr>
          <w:t>)</w:t>
        </w:r>
      </w:ins>
      <w:del w:id="103" w:author="Michael Eyre" w:date="2025-08-14T18:16:00Z">
        <w:r w:rsidRPr="00F368F6" w:rsidDel="00C450C0">
          <w:rPr>
            <w:lang w:val="en-US"/>
          </w:rPr>
          <w:delText xml:space="preserve"> (</w:delText>
        </w:r>
      </w:del>
      <w:del w:id="104" w:author="Michael Eyre" w:date="2025-08-14T15:42:00Z">
        <w:r w:rsidRPr="00F368F6" w:rsidDel="00ED5CB1">
          <w:rPr>
            <w:lang w:val="en-US"/>
          </w:rPr>
          <w:delText>ever</w:delText>
        </w:r>
      </w:del>
      <w:del w:id="105" w:author="Michael Eyre" w:date="2025-08-14T18:16:00Z">
        <w:r w:rsidRPr="00F368F6" w:rsidDel="00C450C0">
          <w:rPr>
            <w:lang w:val="en-US"/>
          </w:rPr>
          <w:delText>)</w:delText>
        </w:r>
      </w:del>
    </w:p>
    <w:p w14:paraId="49ED5EB2" w14:textId="3893FEFD" w:rsidR="00F368F6" w:rsidRPr="00F368F6" w:rsidRDefault="00F368F6" w:rsidP="00F368F6">
      <w:pPr>
        <w:rPr>
          <w:lang w:val="en-US"/>
        </w:rPr>
      </w:pPr>
      <w:r w:rsidRPr="00F368F6">
        <w:rPr>
          <w:lang w:val="en-US"/>
        </w:rPr>
        <w:t>- EEGDeltaBrush: presence of delta brush in EEG</w:t>
      </w:r>
      <w:del w:id="106" w:author="Michael Eyre" w:date="2025-08-14T18:15:00Z">
        <w:r w:rsidRPr="00F368F6" w:rsidDel="00C450C0">
          <w:rPr>
            <w:lang w:val="en-US"/>
          </w:rPr>
          <w:delText xml:space="preserve"> (</w:delText>
        </w:r>
      </w:del>
      <w:del w:id="107" w:author="Michael Eyre" w:date="2025-08-14T18:14:00Z">
        <w:r w:rsidRPr="00F368F6" w:rsidDel="00C450C0">
          <w:rPr>
            <w:lang w:val="en-US"/>
          </w:rPr>
          <w:delText>ever</w:delText>
        </w:r>
      </w:del>
      <w:del w:id="108" w:author="Michael Eyre" w:date="2025-08-14T18:15:00Z">
        <w:r w:rsidRPr="00F368F6" w:rsidDel="00C450C0">
          <w:rPr>
            <w:lang w:val="en-US"/>
          </w:rPr>
          <w:delText>)</w:delText>
        </w:r>
      </w:del>
    </w:p>
    <w:p w14:paraId="3256ABC1" w14:textId="0507D25F" w:rsidR="00F368F6" w:rsidRPr="00F368F6" w:rsidRDefault="00F368F6" w:rsidP="00F368F6">
      <w:pPr>
        <w:rPr>
          <w:lang w:val="en-US"/>
        </w:rPr>
      </w:pPr>
      <w:r w:rsidRPr="00F368F6">
        <w:rPr>
          <w:lang w:val="en-US"/>
        </w:rPr>
        <w:t>- EEGEpileptiform: presentation of epileptiform discharges in EEG</w:t>
      </w:r>
      <w:del w:id="109" w:author="Michael Eyre" w:date="2025-08-14T18:15:00Z">
        <w:r w:rsidR="002240DD" w:rsidDel="00C450C0">
          <w:rPr>
            <w:lang w:val="en-US"/>
          </w:rPr>
          <w:delText xml:space="preserve"> </w:delText>
        </w:r>
        <w:r w:rsidR="002240DD" w:rsidRPr="00F368F6" w:rsidDel="00C450C0">
          <w:rPr>
            <w:lang w:val="en-US"/>
          </w:rPr>
          <w:delText>(ever)</w:delText>
        </w:r>
      </w:del>
    </w:p>
    <w:p w14:paraId="4207E3D4" w14:textId="570E6236" w:rsidR="00F368F6" w:rsidRPr="00F368F6" w:rsidRDefault="00F368F6" w:rsidP="00F368F6">
      <w:pPr>
        <w:rPr>
          <w:lang w:val="en-US"/>
        </w:rPr>
      </w:pPr>
      <w:commentRangeStart w:id="110"/>
      <w:r w:rsidRPr="00F368F6">
        <w:rPr>
          <w:lang w:val="en-US"/>
        </w:rPr>
        <w:t>- CSFPleo: whether pleocytosis in CSF</w:t>
      </w:r>
      <w:ins w:id="111" w:author="雅卉 蒋" w:date="2025-08-15T11:04:00Z">
        <w:r w:rsidR="004B7C19">
          <w:rPr>
            <w:lang w:val="en-US"/>
          </w:rPr>
          <w:t>(Cerebrospinal Fluid)</w:t>
        </w:r>
      </w:ins>
      <w:r w:rsidRPr="00F368F6">
        <w:rPr>
          <w:lang w:val="en-US"/>
        </w:rPr>
        <w:t xml:space="preserve"> (</w:t>
      </w:r>
      <w:ins w:id="112" w:author="雅卉 蒋" w:date="2025-08-15T11:05:00Z">
        <w:r w:rsidR="004B7C19">
          <w:rPr>
            <w:lang w:val="en-US"/>
          </w:rPr>
          <w:t xml:space="preserve">i.e. </w:t>
        </w:r>
      </w:ins>
      <w:r w:rsidRPr="00F368F6">
        <w:rPr>
          <w:lang w:val="en-US"/>
        </w:rPr>
        <w:t xml:space="preserve">Number of white blood cells per mm3 &gt;= 5) </w:t>
      </w:r>
      <w:del w:id="113" w:author="Michael Eyre" w:date="2025-08-14T15:43:00Z">
        <w:r w:rsidRPr="00F368F6" w:rsidDel="00ED5CB1">
          <w:rPr>
            <w:lang w:val="en-US"/>
          </w:rPr>
          <w:delText>or not?</w:delText>
        </w:r>
      </w:del>
    </w:p>
    <w:p w14:paraId="43BC1841" w14:textId="0AD283AC" w:rsidR="00F368F6" w:rsidRPr="00F368F6" w:rsidRDefault="00F368F6" w:rsidP="00F368F6">
      <w:pPr>
        <w:rPr>
          <w:lang w:val="en-US"/>
        </w:rPr>
      </w:pPr>
      <w:r w:rsidRPr="00F368F6">
        <w:rPr>
          <w:lang w:val="en-US"/>
        </w:rPr>
        <w:t xml:space="preserve">- CSFWBCQuant: </w:t>
      </w:r>
      <w:ins w:id="114" w:author="Michael Eyre" w:date="2025-08-14T18:18:00Z">
        <w:r w:rsidR="00C450C0">
          <w:rPr>
            <w:lang w:val="en-US"/>
          </w:rPr>
          <w:t xml:space="preserve">maximum </w:t>
        </w:r>
      </w:ins>
      <w:r w:rsidRPr="00F368F6">
        <w:rPr>
          <w:lang w:val="en-US"/>
        </w:rPr>
        <w:t xml:space="preserve">number of white blood cells per mm3 in CSF </w:t>
      </w:r>
      <w:commentRangeEnd w:id="110"/>
      <w:r w:rsidR="00ED5CB1">
        <w:rPr>
          <w:rStyle w:val="CommentReference"/>
        </w:rPr>
        <w:commentReference w:id="110"/>
      </w:r>
    </w:p>
    <w:p w14:paraId="21FB4018" w14:textId="3332068A" w:rsidR="00F368F6" w:rsidRPr="00F368F6" w:rsidRDefault="00F368F6" w:rsidP="00F368F6">
      <w:pPr>
        <w:rPr>
          <w:lang w:val="en-US"/>
        </w:rPr>
      </w:pPr>
      <w:r w:rsidRPr="00F368F6">
        <w:rPr>
          <w:lang w:val="en-US"/>
        </w:rPr>
        <w:t>- AbnMRIBrain: brain MRI</w:t>
      </w:r>
      <w:ins w:id="115" w:author="雅卉 蒋" w:date="2025-08-15T11:05:00Z">
        <w:r w:rsidR="004B7C19">
          <w:rPr>
            <w:lang w:val="en-US"/>
          </w:rPr>
          <w:t xml:space="preserve"> (Magnetic Resonance Imaging)</w:t>
        </w:r>
      </w:ins>
      <w:r w:rsidRPr="00F368F6">
        <w:rPr>
          <w:lang w:val="en-US"/>
        </w:rPr>
        <w:t xml:space="preserve"> </w:t>
      </w:r>
      <w:ins w:id="116" w:author="Michael Eyre" w:date="2025-08-14T18:19:00Z">
        <w:r w:rsidR="00C450C0">
          <w:rPr>
            <w:lang w:val="en-US"/>
          </w:rPr>
          <w:t>a</w:t>
        </w:r>
      </w:ins>
      <w:del w:id="117" w:author="Michael Eyre" w:date="2025-08-14T18:19:00Z">
        <w:r w:rsidRPr="00F368F6" w:rsidDel="00C450C0">
          <w:rPr>
            <w:lang w:val="en-US"/>
          </w:rPr>
          <w:delText>A</w:delText>
        </w:r>
      </w:del>
      <w:r w:rsidRPr="00F368F6">
        <w:rPr>
          <w:lang w:val="en-US"/>
        </w:rPr>
        <w:t>bnormal</w:t>
      </w:r>
      <w:ins w:id="118" w:author="Michael Eyre" w:date="2025-08-14T18:18:00Z">
        <w:r w:rsidR="00C450C0">
          <w:rPr>
            <w:lang w:val="en-US"/>
          </w:rPr>
          <w:t xml:space="preserve"> </w:t>
        </w:r>
      </w:ins>
      <w:ins w:id="119" w:author="Michael Eyre" w:date="2025-08-14T18:19:00Z">
        <w:r w:rsidR="00C450C0">
          <w:rPr>
            <w:lang w:val="en-US"/>
          </w:rPr>
          <w:t>(</w:t>
        </w:r>
      </w:ins>
      <w:ins w:id="120" w:author="Michael Eyre" w:date="2025-08-14T18:20:00Z">
        <w:r w:rsidR="00F36932">
          <w:rPr>
            <w:lang w:val="en-US"/>
          </w:rPr>
          <w:t xml:space="preserve">increased </w:t>
        </w:r>
      </w:ins>
      <w:ins w:id="121" w:author="Michael Eyre" w:date="2025-08-14T18:19:00Z">
        <w:r w:rsidR="00C450C0">
          <w:rPr>
            <w:lang w:val="en-US"/>
          </w:rPr>
          <w:t xml:space="preserve">T2/FLAIR </w:t>
        </w:r>
      </w:ins>
      <w:ins w:id="122" w:author="Michael Eyre" w:date="2025-08-14T18:20:00Z">
        <w:r w:rsidR="00F36932">
          <w:rPr>
            <w:lang w:val="en-US"/>
          </w:rPr>
          <w:t>paren</w:t>
        </w:r>
      </w:ins>
      <w:ins w:id="123" w:author="Michael Eyre" w:date="2025-08-14T18:21:00Z">
        <w:r w:rsidR="00F36932">
          <w:rPr>
            <w:lang w:val="en-US"/>
          </w:rPr>
          <w:t xml:space="preserve">chymal signal </w:t>
        </w:r>
      </w:ins>
      <w:ins w:id="124" w:author="Michael Eyre" w:date="2025-08-14T18:19:00Z">
        <w:r w:rsidR="00C450C0">
          <w:rPr>
            <w:lang w:val="en-US"/>
          </w:rPr>
          <w:t>intensity</w:t>
        </w:r>
      </w:ins>
      <w:ins w:id="125" w:author="Michael Eyre" w:date="2025-08-14T18:21:00Z">
        <w:r w:rsidR="00F36932">
          <w:rPr>
            <w:lang w:val="en-US"/>
          </w:rPr>
          <w:t xml:space="preserve"> or contrast enhancement</w:t>
        </w:r>
      </w:ins>
      <w:ins w:id="126" w:author="Michael Eyre" w:date="2025-08-14T18:19:00Z">
        <w:r w:rsidR="00C450C0">
          <w:rPr>
            <w:lang w:val="en-US"/>
          </w:rPr>
          <w:t>)</w:t>
        </w:r>
      </w:ins>
      <w:del w:id="127" w:author="Michael Eyre" w:date="2025-08-14T18:16:00Z">
        <w:r w:rsidRPr="00F368F6" w:rsidDel="00C450C0">
          <w:rPr>
            <w:lang w:val="en-US"/>
          </w:rPr>
          <w:delText xml:space="preserve"> (ever)</w:delText>
        </w:r>
      </w:del>
    </w:p>
    <w:p w14:paraId="3ED6A153" w14:textId="77777777" w:rsidR="00F368F6" w:rsidRPr="00F368F6" w:rsidRDefault="00F368F6" w:rsidP="00F368F6">
      <w:pPr>
        <w:rPr>
          <w:lang w:val="en-US"/>
        </w:rPr>
      </w:pPr>
      <w:r w:rsidRPr="00F368F6">
        <w:rPr>
          <w:lang w:val="en-US"/>
        </w:rPr>
        <w:t>- Tumour: presence of tumour</w:t>
      </w:r>
    </w:p>
    <w:p w14:paraId="4AF7C75E" w14:textId="1CAF0484" w:rsidR="00F368F6" w:rsidRPr="00F368F6" w:rsidRDefault="00F368F6" w:rsidP="00F368F6">
      <w:pPr>
        <w:rPr>
          <w:lang w:val="en-US"/>
        </w:rPr>
      </w:pPr>
      <w:r w:rsidRPr="00F368F6">
        <w:rPr>
          <w:lang w:val="en-US"/>
        </w:rPr>
        <w:t>- DaysToIT: number of days between</w:t>
      </w:r>
      <w:r w:rsidR="00094CBE">
        <w:rPr>
          <w:lang w:val="en-US"/>
        </w:rPr>
        <w:t xml:space="preserve"> symptom</w:t>
      </w:r>
      <w:r w:rsidRPr="00F368F6">
        <w:rPr>
          <w:lang w:val="en-US"/>
        </w:rPr>
        <w:t xml:space="preserve"> onset and first immun</w:t>
      </w:r>
      <w:ins w:id="128" w:author="Michael Eyre" w:date="2025-08-14T18:21:00Z">
        <w:r w:rsidR="00F36932">
          <w:rPr>
            <w:lang w:val="en-US"/>
          </w:rPr>
          <w:t>o</w:t>
        </w:r>
      </w:ins>
      <w:del w:id="129" w:author="Michael Eyre" w:date="2025-08-14T18:21:00Z">
        <w:r w:rsidRPr="00F368F6" w:rsidDel="00F36932">
          <w:rPr>
            <w:lang w:val="en-US"/>
          </w:rPr>
          <w:delText>e</w:delText>
        </w:r>
      </w:del>
      <w:r w:rsidRPr="00F368F6">
        <w:rPr>
          <w:lang w:val="en-US"/>
        </w:rPr>
        <w:t>therapy (days)</w:t>
      </w:r>
    </w:p>
    <w:p w14:paraId="1EA82F4D" w14:textId="1CE47AA4" w:rsidR="00F368F6" w:rsidRPr="00F368F6" w:rsidRDefault="00F368F6" w:rsidP="00F368F6">
      <w:pPr>
        <w:rPr>
          <w:lang w:val="en-US"/>
        </w:rPr>
      </w:pPr>
      <w:r w:rsidRPr="00F368F6">
        <w:rPr>
          <w:rFonts w:hint="eastAsia"/>
          <w:lang w:val="en-US"/>
        </w:rPr>
        <w:t>- ITWithin30Days: whether the time between onset and first immun</w:t>
      </w:r>
      <w:ins w:id="130" w:author="Michael Eyre" w:date="2025-08-14T18:21:00Z">
        <w:r w:rsidR="00F36932">
          <w:rPr>
            <w:lang w:val="en-US"/>
          </w:rPr>
          <w:t>o</w:t>
        </w:r>
      </w:ins>
      <w:del w:id="131" w:author="Michael Eyre" w:date="2025-08-14T18:21:00Z">
        <w:r w:rsidRPr="00F368F6" w:rsidDel="00F36932">
          <w:rPr>
            <w:rFonts w:hint="eastAsia"/>
            <w:lang w:val="en-US"/>
          </w:rPr>
          <w:delText>e</w:delText>
        </w:r>
      </w:del>
      <w:r w:rsidRPr="00F368F6">
        <w:rPr>
          <w:rFonts w:hint="eastAsia"/>
          <w:lang w:val="en-US"/>
        </w:rPr>
        <w:t xml:space="preserve">therapy </w:t>
      </w:r>
      <w:r w:rsidRPr="00F368F6">
        <w:rPr>
          <w:rFonts w:hint="eastAsia"/>
          <w:lang w:val="en-US"/>
        </w:rPr>
        <w:t>≤</w:t>
      </w:r>
      <w:r w:rsidRPr="00F368F6">
        <w:rPr>
          <w:rFonts w:hint="eastAsia"/>
          <w:lang w:val="en-US"/>
        </w:rPr>
        <w:t>30 days?</w:t>
      </w:r>
    </w:p>
    <w:p w14:paraId="352B61C2" w14:textId="012E96E3" w:rsidR="00F368F6" w:rsidRPr="00F368F6" w:rsidRDefault="00F368F6" w:rsidP="00F368F6">
      <w:pPr>
        <w:rPr>
          <w:lang w:val="en-US"/>
        </w:rPr>
      </w:pPr>
      <w:r w:rsidRPr="00F368F6">
        <w:rPr>
          <w:lang w:val="en-US"/>
        </w:rPr>
        <w:t xml:space="preserve">- IT1stLineCombo: the specific combination of first line immunotherapies the patient received at their first disease event. (First-line immunotherapies include: </w:t>
      </w:r>
      <w:ins w:id="132" w:author="Michael Eyre" w:date="2025-08-14T18:22:00Z">
        <w:r w:rsidR="00F36932">
          <w:rPr>
            <w:lang w:val="en-US"/>
          </w:rPr>
          <w:t>corticosteroids [</w:t>
        </w:r>
      </w:ins>
      <w:r w:rsidRPr="00F368F6">
        <w:rPr>
          <w:lang w:val="en-US"/>
        </w:rPr>
        <w:t>CS</w:t>
      </w:r>
      <w:ins w:id="133" w:author="Michael Eyre" w:date="2025-08-14T18:22:00Z">
        <w:r w:rsidR="00F36932">
          <w:rPr>
            <w:lang w:val="en-US"/>
          </w:rPr>
          <w:t>]</w:t>
        </w:r>
      </w:ins>
      <w:r w:rsidRPr="00F368F6">
        <w:rPr>
          <w:lang w:val="en-US"/>
        </w:rPr>
        <w:t xml:space="preserve">, </w:t>
      </w:r>
      <w:ins w:id="134" w:author="雅卉 蒋" w:date="2025-08-15T11:07:00Z">
        <w:r w:rsidR="004B7C19">
          <w:rPr>
            <w:lang w:val="en-US"/>
          </w:rPr>
          <w:t>I</w:t>
        </w:r>
        <w:r w:rsidR="004B7C19">
          <w:rPr>
            <w:rFonts w:hint="eastAsia"/>
            <w:lang w:val="en-US"/>
          </w:rPr>
          <w:t>n</w:t>
        </w:r>
        <w:r w:rsidR="004B7C19">
          <w:rPr>
            <w:lang w:val="en-US"/>
          </w:rPr>
          <w:t>travenous Immunoglobulin [</w:t>
        </w:r>
      </w:ins>
      <w:r w:rsidRPr="00F368F6">
        <w:rPr>
          <w:lang w:val="en-US"/>
        </w:rPr>
        <w:t>IVIG</w:t>
      </w:r>
      <w:ins w:id="135" w:author="雅卉 蒋" w:date="2025-08-15T11:07:00Z">
        <w:r w:rsidR="004B7C19">
          <w:rPr>
            <w:lang w:val="en-US"/>
          </w:rPr>
          <w:t>]</w:t>
        </w:r>
      </w:ins>
      <w:r w:rsidRPr="00F368F6">
        <w:rPr>
          <w:lang w:val="en-US"/>
        </w:rPr>
        <w:t xml:space="preserve">, </w:t>
      </w:r>
      <w:ins w:id="136" w:author="Michael Eyre" w:date="2025-08-14T18:22:00Z">
        <w:r w:rsidR="00F36932">
          <w:rPr>
            <w:lang w:val="en-US"/>
          </w:rPr>
          <w:t>therapeutic plasma exchange [</w:t>
        </w:r>
      </w:ins>
      <w:r w:rsidRPr="00F368F6">
        <w:rPr>
          <w:lang w:val="en-US"/>
        </w:rPr>
        <w:t>PE</w:t>
      </w:r>
      <w:ins w:id="137" w:author="Michael Eyre" w:date="2025-08-14T18:22:00Z">
        <w:r w:rsidR="00F36932">
          <w:rPr>
            <w:lang w:val="en-US"/>
          </w:rPr>
          <w:t>]</w:t>
        </w:r>
      </w:ins>
      <w:ins w:id="138" w:author="Michael Eyre" w:date="2025-08-14T18:23:00Z">
        <w:r w:rsidR="00F36932">
          <w:rPr>
            <w:lang w:val="en-US"/>
          </w:rPr>
          <w:t>/</w:t>
        </w:r>
      </w:ins>
      <w:ins w:id="139" w:author="Michael Eyre" w:date="2025-08-14T18:22:00Z">
        <w:r w:rsidR="00F36932">
          <w:rPr>
            <w:lang w:val="en-US"/>
          </w:rPr>
          <w:t>immunoadsorption [IA]</w:t>
        </w:r>
      </w:ins>
      <w:del w:id="140" w:author="雅卉 蒋" w:date="2025-08-17T17:08:00Z">
        <w:r w:rsidRPr="00F368F6" w:rsidDel="00781814">
          <w:rPr>
            <w:lang w:val="en-US"/>
          </w:rPr>
          <w:delText>; regardless of the order</w:delText>
        </w:r>
      </w:del>
      <w:ins w:id="141" w:author="雅卉 蒋" w:date="2025-08-17T17:08:00Z">
        <w:r w:rsidR="00781814">
          <w:rPr>
            <w:lang w:val="en-US"/>
          </w:rPr>
          <w:t>. M</w:t>
        </w:r>
      </w:ins>
      <w:ins w:id="142" w:author="雅卉 蒋" w:date="2025-08-17T17:07:00Z">
        <w:r w:rsidR="00781814">
          <w:rPr>
            <w:lang w:val="en-US"/>
          </w:rPr>
          <w:t>atched the drug combination to one of the following categories</w:t>
        </w:r>
      </w:ins>
      <w:ins w:id="143" w:author="雅卉 蒋" w:date="2025-08-17T17:08:00Z">
        <w:r w:rsidR="00781814">
          <w:rPr>
            <w:lang w:val="en-US"/>
          </w:rPr>
          <w:t xml:space="preserve">, </w:t>
        </w:r>
        <w:r w:rsidR="00781814" w:rsidRPr="00F368F6">
          <w:rPr>
            <w:lang w:val="en-US"/>
          </w:rPr>
          <w:t>regardless of the order</w:t>
        </w:r>
      </w:ins>
      <w:del w:id="144" w:author="雅卉 蒋" w:date="2025-08-17T17:08:00Z">
        <w:r w:rsidRPr="00F368F6" w:rsidDel="00781814">
          <w:rPr>
            <w:lang w:val="en-US"/>
          </w:rPr>
          <w:delText>). &lt;Categories include</w:delText>
        </w:r>
      </w:del>
      <w:r w:rsidRPr="00F368F6">
        <w:rPr>
          <w:lang w:val="en-US"/>
        </w:rPr>
        <w:t>: "None", "CS only", "CS+IVIG", "CS+IVIG+PE/IA", "CS+PE/IA", "IVIG only", "IVIG+PE/IA", "PE/IA only</w:t>
      </w:r>
      <w:del w:id="145" w:author="雅卉 蒋" w:date="2025-08-17T17:08:00Z">
        <w:r w:rsidRPr="00F368F6" w:rsidDel="00781814">
          <w:rPr>
            <w:lang w:val="en-US"/>
          </w:rPr>
          <w:delText>"&gt;</w:delText>
        </w:r>
      </w:del>
      <w:ins w:id="146" w:author="雅卉 蒋" w:date="2025-08-17T17:08:00Z">
        <w:r w:rsidR="00781814" w:rsidRPr="00F368F6">
          <w:rPr>
            <w:lang w:val="en-US"/>
          </w:rPr>
          <w:t>"</w:t>
        </w:r>
        <w:r w:rsidR="00781814">
          <w:rPr>
            <w:lang w:val="en-US"/>
          </w:rPr>
          <w:t>)</w:t>
        </w:r>
      </w:ins>
    </w:p>
    <w:p w14:paraId="5C521F93" w14:textId="2C376837" w:rsidR="00F368F6" w:rsidRPr="00F368F6" w:rsidRDefault="00F368F6" w:rsidP="00F368F6">
      <w:pPr>
        <w:rPr>
          <w:lang w:val="en-US"/>
        </w:rPr>
      </w:pPr>
      <w:r w:rsidRPr="00F368F6">
        <w:rPr>
          <w:lang w:val="en-US"/>
        </w:rPr>
        <w:t xml:space="preserve">- IT2ndLineRTX: </w:t>
      </w:r>
      <w:del w:id="147" w:author="Michael Eyre" w:date="2025-08-14T18:24:00Z">
        <w:r w:rsidRPr="00F368F6" w:rsidDel="00F36932">
          <w:rPr>
            <w:lang w:val="en-US"/>
          </w:rPr>
          <w:delText xml:space="preserve">use </w:delText>
        </w:r>
      </w:del>
      <w:ins w:id="148" w:author="Michael Eyre" w:date="2025-08-14T18:24:00Z">
        <w:r w:rsidR="00F36932">
          <w:rPr>
            <w:lang w:val="en-US"/>
          </w:rPr>
          <w:t>initiation</w:t>
        </w:r>
        <w:r w:rsidR="00F36932" w:rsidRPr="00F368F6">
          <w:rPr>
            <w:lang w:val="en-US"/>
          </w:rPr>
          <w:t xml:space="preserve"> </w:t>
        </w:r>
      </w:ins>
      <w:r w:rsidRPr="00F368F6">
        <w:rPr>
          <w:lang w:val="en-US"/>
        </w:rPr>
        <w:t xml:space="preserve">of </w:t>
      </w:r>
      <w:ins w:id="149" w:author="Michael Eyre" w:date="2025-08-14T18:24:00Z">
        <w:r w:rsidR="00F36932">
          <w:rPr>
            <w:lang w:val="en-US"/>
          </w:rPr>
          <w:t>R</w:t>
        </w:r>
      </w:ins>
      <w:ins w:id="150" w:author="Michael Eyre" w:date="2025-08-14T18:23:00Z">
        <w:r w:rsidR="00F36932">
          <w:rPr>
            <w:lang w:val="en-US"/>
          </w:rPr>
          <w:t>ituximab (</w:t>
        </w:r>
      </w:ins>
      <w:r w:rsidRPr="00F368F6">
        <w:rPr>
          <w:lang w:val="en-US"/>
        </w:rPr>
        <w:t>RTX</w:t>
      </w:r>
      <w:ins w:id="151" w:author="Michael Eyre" w:date="2025-08-14T18:23:00Z">
        <w:r w:rsidR="00F36932">
          <w:rPr>
            <w:lang w:val="en-US"/>
          </w:rPr>
          <w:t>) at first disease event</w:t>
        </w:r>
      </w:ins>
    </w:p>
    <w:p w14:paraId="55922AE9" w14:textId="19BE2C24" w:rsidR="00F368F6" w:rsidRPr="00F368F6" w:rsidRDefault="00F368F6" w:rsidP="00F368F6">
      <w:pPr>
        <w:rPr>
          <w:lang w:val="en-US"/>
        </w:rPr>
      </w:pPr>
      <w:r w:rsidRPr="00F368F6">
        <w:rPr>
          <w:lang w:val="en-US"/>
        </w:rPr>
        <w:t xml:space="preserve">- IT2ndLineCYC: </w:t>
      </w:r>
      <w:ins w:id="152" w:author="Michael Eyre" w:date="2025-08-14T18:24:00Z">
        <w:r w:rsidR="00F36932">
          <w:rPr>
            <w:lang w:val="en-US"/>
          </w:rPr>
          <w:t>initiation</w:t>
        </w:r>
        <w:r w:rsidR="00F36932" w:rsidRPr="00F368F6">
          <w:rPr>
            <w:lang w:val="en-US"/>
          </w:rPr>
          <w:t xml:space="preserve"> </w:t>
        </w:r>
      </w:ins>
      <w:del w:id="153" w:author="Michael Eyre" w:date="2025-08-14T18:24:00Z">
        <w:r w:rsidRPr="00F368F6" w:rsidDel="00F36932">
          <w:rPr>
            <w:lang w:val="en-US"/>
          </w:rPr>
          <w:delText xml:space="preserve">use </w:delText>
        </w:r>
      </w:del>
      <w:r w:rsidRPr="00F368F6">
        <w:rPr>
          <w:lang w:val="en-US"/>
        </w:rPr>
        <w:t xml:space="preserve">of </w:t>
      </w:r>
      <w:ins w:id="154" w:author="Michael Eyre" w:date="2025-08-14T18:24:00Z">
        <w:r w:rsidR="00F36932">
          <w:rPr>
            <w:lang w:val="en-US"/>
          </w:rPr>
          <w:t>C</w:t>
        </w:r>
      </w:ins>
      <w:ins w:id="155" w:author="Michael Eyre" w:date="2025-08-14T18:23:00Z">
        <w:r w:rsidR="00F36932">
          <w:rPr>
            <w:lang w:val="en-US"/>
          </w:rPr>
          <w:t>yclophosphamide (</w:t>
        </w:r>
      </w:ins>
      <w:r w:rsidRPr="00F368F6">
        <w:rPr>
          <w:lang w:val="en-US"/>
        </w:rPr>
        <w:t>CYC</w:t>
      </w:r>
      <w:ins w:id="156" w:author="Michael Eyre" w:date="2025-08-14T18:24:00Z">
        <w:r w:rsidR="00F36932">
          <w:rPr>
            <w:lang w:val="en-US"/>
          </w:rPr>
          <w:t>) at first disease event</w:t>
        </w:r>
      </w:ins>
    </w:p>
    <w:p w14:paraId="638504AF" w14:textId="17BF9954" w:rsidR="00F368F6" w:rsidRPr="00F368F6" w:rsidRDefault="00F368F6" w:rsidP="00F368F6">
      <w:pPr>
        <w:rPr>
          <w:lang w:val="en-US"/>
        </w:rPr>
      </w:pPr>
      <w:r w:rsidRPr="00F368F6">
        <w:rPr>
          <w:lang w:val="en-US"/>
        </w:rPr>
        <w:t xml:space="preserve">- IT2ndLineBort: </w:t>
      </w:r>
      <w:ins w:id="157" w:author="Michael Eyre" w:date="2025-08-14T18:24:00Z">
        <w:r w:rsidR="00F36932">
          <w:rPr>
            <w:lang w:val="en-US"/>
          </w:rPr>
          <w:t>initiation</w:t>
        </w:r>
        <w:r w:rsidR="00F36932" w:rsidRPr="00F368F6">
          <w:rPr>
            <w:lang w:val="en-US"/>
          </w:rPr>
          <w:t xml:space="preserve"> </w:t>
        </w:r>
      </w:ins>
      <w:del w:id="158" w:author="Michael Eyre" w:date="2025-08-14T18:24:00Z">
        <w:r w:rsidRPr="00F368F6" w:rsidDel="00F36932">
          <w:rPr>
            <w:lang w:val="en-US"/>
          </w:rPr>
          <w:delText xml:space="preserve">use </w:delText>
        </w:r>
      </w:del>
      <w:r w:rsidRPr="00F368F6">
        <w:rPr>
          <w:lang w:val="en-US"/>
        </w:rPr>
        <w:t>of Bortezomib</w:t>
      </w:r>
      <w:ins w:id="159" w:author="Michael Eyre" w:date="2025-08-14T18:24:00Z">
        <w:r w:rsidR="00F36932">
          <w:rPr>
            <w:lang w:val="en-US"/>
          </w:rPr>
          <w:t xml:space="preserve"> at first disease event</w:t>
        </w:r>
      </w:ins>
    </w:p>
    <w:p w14:paraId="011197D4" w14:textId="50EE4B39" w:rsidR="00F368F6" w:rsidRPr="00F368F6" w:rsidRDefault="00F368F6" w:rsidP="00F368F6">
      <w:pPr>
        <w:rPr>
          <w:lang w:val="en-US"/>
        </w:rPr>
      </w:pPr>
      <w:r w:rsidRPr="00F368F6">
        <w:rPr>
          <w:lang w:val="en-US"/>
        </w:rPr>
        <w:t xml:space="preserve">- IT2ndLineToc: </w:t>
      </w:r>
      <w:ins w:id="160" w:author="Michael Eyre" w:date="2025-08-14T18:24:00Z">
        <w:r w:rsidR="00F36932">
          <w:rPr>
            <w:lang w:val="en-US"/>
          </w:rPr>
          <w:t>initiation</w:t>
        </w:r>
        <w:r w:rsidR="00F36932" w:rsidRPr="00F368F6">
          <w:rPr>
            <w:lang w:val="en-US"/>
          </w:rPr>
          <w:t xml:space="preserve"> </w:t>
        </w:r>
      </w:ins>
      <w:del w:id="161" w:author="Michael Eyre" w:date="2025-08-14T18:24:00Z">
        <w:r w:rsidRPr="00F368F6" w:rsidDel="00F36932">
          <w:rPr>
            <w:lang w:val="en-US"/>
          </w:rPr>
          <w:delText xml:space="preserve">use </w:delText>
        </w:r>
      </w:del>
      <w:r w:rsidRPr="00F368F6">
        <w:rPr>
          <w:lang w:val="en-US"/>
        </w:rPr>
        <w:t>of Tocilizumab</w:t>
      </w:r>
      <w:ins w:id="162" w:author="Michael Eyre" w:date="2025-08-14T18:24:00Z">
        <w:r w:rsidR="00F36932">
          <w:rPr>
            <w:lang w:val="en-US"/>
          </w:rPr>
          <w:t xml:space="preserve"> at first disease event</w:t>
        </w:r>
      </w:ins>
    </w:p>
    <w:p w14:paraId="1AFA42DC" w14:textId="72629723" w:rsidR="00F368F6" w:rsidRPr="00F368F6" w:rsidRDefault="00F368F6" w:rsidP="00F368F6">
      <w:pPr>
        <w:rPr>
          <w:lang w:val="en-US"/>
        </w:rPr>
      </w:pPr>
      <w:r w:rsidRPr="00F368F6">
        <w:rPr>
          <w:lang w:val="en-US"/>
        </w:rPr>
        <w:lastRenderedPageBreak/>
        <w:t xml:space="preserve">- ITMaintenanceMMF: </w:t>
      </w:r>
      <w:ins w:id="163" w:author="Michael Eyre" w:date="2025-08-14T18:24:00Z">
        <w:r w:rsidR="00F36932">
          <w:rPr>
            <w:lang w:val="en-US"/>
          </w:rPr>
          <w:t>initiation</w:t>
        </w:r>
        <w:r w:rsidR="00F36932" w:rsidRPr="00F368F6">
          <w:rPr>
            <w:lang w:val="en-US"/>
          </w:rPr>
          <w:t xml:space="preserve"> </w:t>
        </w:r>
      </w:ins>
      <w:del w:id="164" w:author="Michael Eyre" w:date="2025-08-14T18:24:00Z">
        <w:r w:rsidRPr="00F368F6" w:rsidDel="00F36932">
          <w:rPr>
            <w:lang w:val="en-US"/>
          </w:rPr>
          <w:delText xml:space="preserve">use </w:delText>
        </w:r>
      </w:del>
      <w:r w:rsidRPr="00F368F6">
        <w:rPr>
          <w:lang w:val="en-US"/>
        </w:rPr>
        <w:t xml:space="preserve">of </w:t>
      </w:r>
      <w:ins w:id="165" w:author="Michael Eyre" w:date="2025-08-14T18:24:00Z">
        <w:r w:rsidR="00F36932">
          <w:rPr>
            <w:lang w:val="en-US"/>
          </w:rPr>
          <w:t>Mycophenolate Mof</w:t>
        </w:r>
      </w:ins>
      <w:ins w:id="166" w:author="Michael Eyre" w:date="2025-08-14T18:25:00Z">
        <w:r w:rsidR="00F36932">
          <w:rPr>
            <w:lang w:val="en-US"/>
          </w:rPr>
          <w:t>etil (</w:t>
        </w:r>
      </w:ins>
      <w:r w:rsidRPr="00F368F6">
        <w:rPr>
          <w:lang w:val="en-US"/>
        </w:rPr>
        <w:t>MMF</w:t>
      </w:r>
      <w:ins w:id="167" w:author="Michael Eyre" w:date="2025-08-14T18:25:00Z">
        <w:r w:rsidR="00F36932">
          <w:rPr>
            <w:lang w:val="en-US"/>
          </w:rPr>
          <w:t>)</w:t>
        </w:r>
      </w:ins>
      <w:r w:rsidRPr="00F368F6">
        <w:rPr>
          <w:lang w:val="en-US"/>
        </w:rPr>
        <w:t xml:space="preserve"> for any duration</w:t>
      </w:r>
      <w:ins w:id="168" w:author="Michael Eyre" w:date="2025-08-14T18:24:00Z">
        <w:r w:rsidR="00F36932">
          <w:rPr>
            <w:lang w:val="en-US"/>
          </w:rPr>
          <w:t xml:space="preserve"> at first disease event</w:t>
        </w:r>
      </w:ins>
    </w:p>
    <w:p w14:paraId="0DE3B729" w14:textId="3CD355B3" w:rsidR="00F368F6" w:rsidRPr="00F368F6" w:rsidRDefault="00F368F6" w:rsidP="00F368F6">
      <w:pPr>
        <w:rPr>
          <w:lang w:val="en-US"/>
        </w:rPr>
      </w:pPr>
      <w:r w:rsidRPr="00F368F6">
        <w:rPr>
          <w:lang w:val="en-US"/>
        </w:rPr>
        <w:t xml:space="preserve">- ITMaintenanceAZA: </w:t>
      </w:r>
      <w:ins w:id="169" w:author="Michael Eyre" w:date="2025-08-14T18:24:00Z">
        <w:r w:rsidR="00F36932">
          <w:rPr>
            <w:lang w:val="en-US"/>
          </w:rPr>
          <w:t>initiation</w:t>
        </w:r>
        <w:r w:rsidR="00F36932" w:rsidRPr="00F368F6">
          <w:rPr>
            <w:lang w:val="en-US"/>
          </w:rPr>
          <w:t xml:space="preserve"> </w:t>
        </w:r>
      </w:ins>
      <w:del w:id="170" w:author="Michael Eyre" w:date="2025-08-14T18:24:00Z">
        <w:r w:rsidRPr="00F368F6" w:rsidDel="00F36932">
          <w:rPr>
            <w:lang w:val="en-US"/>
          </w:rPr>
          <w:delText xml:space="preserve">use </w:delText>
        </w:r>
      </w:del>
      <w:r w:rsidRPr="00F368F6">
        <w:rPr>
          <w:lang w:val="en-US"/>
        </w:rPr>
        <w:t xml:space="preserve">of </w:t>
      </w:r>
      <w:ins w:id="171" w:author="Michael Eyre" w:date="2025-08-14T18:25:00Z">
        <w:r w:rsidR="00F36932">
          <w:rPr>
            <w:lang w:val="en-US"/>
          </w:rPr>
          <w:t>Azathioprine (</w:t>
        </w:r>
      </w:ins>
      <w:r w:rsidRPr="00F368F6">
        <w:rPr>
          <w:lang w:val="en-US"/>
        </w:rPr>
        <w:t>AZA</w:t>
      </w:r>
      <w:ins w:id="172" w:author="Michael Eyre" w:date="2025-08-14T18:25:00Z">
        <w:r w:rsidR="00F36932">
          <w:rPr>
            <w:lang w:val="en-US"/>
          </w:rPr>
          <w:t>)</w:t>
        </w:r>
      </w:ins>
      <w:r w:rsidRPr="00F368F6">
        <w:rPr>
          <w:lang w:val="en-US"/>
        </w:rPr>
        <w:t xml:space="preserve"> for any duration</w:t>
      </w:r>
      <w:ins w:id="173" w:author="Michael Eyre" w:date="2025-08-14T18:24:00Z">
        <w:r w:rsidR="00F36932">
          <w:rPr>
            <w:lang w:val="en-US"/>
          </w:rPr>
          <w:t xml:space="preserve"> at first disease event</w:t>
        </w:r>
      </w:ins>
    </w:p>
    <w:p w14:paraId="73F65893" w14:textId="717E66ED" w:rsidR="00F368F6" w:rsidRPr="00F368F6" w:rsidRDefault="00F368F6" w:rsidP="00F368F6">
      <w:pPr>
        <w:rPr>
          <w:lang w:val="en-US"/>
        </w:rPr>
      </w:pPr>
      <w:r w:rsidRPr="00F368F6">
        <w:rPr>
          <w:lang w:val="en-US"/>
        </w:rPr>
        <w:t xml:space="preserve">- ITMaintenanceMTX: </w:t>
      </w:r>
      <w:ins w:id="174" w:author="Michael Eyre" w:date="2025-08-14T18:24:00Z">
        <w:r w:rsidR="00F36932">
          <w:rPr>
            <w:lang w:val="en-US"/>
          </w:rPr>
          <w:t>initiation</w:t>
        </w:r>
        <w:r w:rsidR="00F36932" w:rsidRPr="00F368F6">
          <w:rPr>
            <w:lang w:val="en-US"/>
          </w:rPr>
          <w:t xml:space="preserve"> </w:t>
        </w:r>
      </w:ins>
      <w:del w:id="175" w:author="Michael Eyre" w:date="2025-08-14T18:24:00Z">
        <w:r w:rsidRPr="00F368F6" w:rsidDel="00F36932">
          <w:rPr>
            <w:lang w:val="en-US"/>
          </w:rPr>
          <w:delText xml:space="preserve">use </w:delText>
        </w:r>
      </w:del>
      <w:r w:rsidRPr="00F368F6">
        <w:rPr>
          <w:lang w:val="en-US"/>
        </w:rPr>
        <w:t xml:space="preserve">of </w:t>
      </w:r>
      <w:ins w:id="176" w:author="Michael Eyre" w:date="2025-08-14T18:25:00Z">
        <w:r w:rsidR="00F36932">
          <w:rPr>
            <w:lang w:val="en-US"/>
          </w:rPr>
          <w:t>Methotrexate (</w:t>
        </w:r>
      </w:ins>
      <w:r w:rsidRPr="00F368F6">
        <w:rPr>
          <w:lang w:val="en-US"/>
        </w:rPr>
        <w:t>MTX</w:t>
      </w:r>
      <w:ins w:id="177" w:author="Michael Eyre" w:date="2025-08-14T18:25:00Z">
        <w:r w:rsidR="00F36932">
          <w:rPr>
            <w:lang w:val="en-US"/>
          </w:rPr>
          <w:t>)</w:t>
        </w:r>
      </w:ins>
      <w:r w:rsidRPr="00F368F6">
        <w:rPr>
          <w:lang w:val="en-US"/>
        </w:rPr>
        <w:t xml:space="preserve"> for any duration</w:t>
      </w:r>
      <w:ins w:id="178" w:author="Michael Eyre" w:date="2025-08-14T18:24:00Z">
        <w:r w:rsidR="00F36932">
          <w:rPr>
            <w:lang w:val="en-US"/>
          </w:rPr>
          <w:t xml:space="preserve"> at first disease event</w:t>
        </w:r>
      </w:ins>
    </w:p>
    <w:p w14:paraId="4CB0FC32" w14:textId="08C34522" w:rsidR="00F368F6" w:rsidRPr="00F368F6" w:rsidRDefault="00F368F6" w:rsidP="00F368F6">
      <w:pPr>
        <w:rPr>
          <w:lang w:val="en-US"/>
        </w:rPr>
      </w:pPr>
      <w:r w:rsidRPr="00F368F6">
        <w:rPr>
          <w:rFonts w:hint="eastAsia"/>
          <w:lang w:val="en-US"/>
        </w:rPr>
        <w:t xml:space="preserve">- IT6mSteroid: </w:t>
      </w:r>
      <w:ins w:id="179" w:author="Michael Eyre" w:date="2025-08-14T18:25:00Z">
        <w:r w:rsidR="00F36932">
          <w:rPr>
            <w:lang w:val="en-US"/>
          </w:rPr>
          <w:t xml:space="preserve">initiation of </w:t>
        </w:r>
      </w:ins>
      <w:r w:rsidRPr="00F368F6">
        <w:rPr>
          <w:rFonts w:hint="eastAsia"/>
          <w:lang w:val="en-US"/>
        </w:rPr>
        <w:t xml:space="preserve">long-term steroids </w:t>
      </w:r>
      <w:del w:id="180" w:author="Michael Eyre" w:date="2025-08-14T18:25:00Z">
        <w:r w:rsidRPr="00F368F6" w:rsidDel="00F36932">
          <w:rPr>
            <w:rFonts w:hint="eastAsia"/>
            <w:lang w:val="en-US"/>
          </w:rPr>
          <w:delText xml:space="preserve">use </w:delText>
        </w:r>
      </w:del>
      <w:r w:rsidRPr="00F368F6">
        <w:rPr>
          <w:rFonts w:hint="eastAsia"/>
          <w:lang w:val="en-US"/>
        </w:rPr>
        <w:t xml:space="preserve">for </w:t>
      </w:r>
      <w:r w:rsidRPr="00F368F6">
        <w:rPr>
          <w:rFonts w:hint="eastAsia"/>
          <w:lang w:val="en-US"/>
        </w:rPr>
        <w:t>≥</w:t>
      </w:r>
      <w:r w:rsidRPr="00F368F6">
        <w:rPr>
          <w:rFonts w:hint="eastAsia"/>
          <w:lang w:val="en-US"/>
        </w:rPr>
        <w:t>6 months</w:t>
      </w:r>
      <w:ins w:id="181" w:author="Michael Eyre" w:date="2025-08-14T18:25:00Z">
        <w:r w:rsidR="00F36932">
          <w:rPr>
            <w:lang w:val="en-US"/>
          </w:rPr>
          <w:t xml:space="preserve"> at first disease event</w:t>
        </w:r>
      </w:ins>
    </w:p>
    <w:p w14:paraId="3CC7E4E7" w14:textId="6B4F49AD" w:rsidR="00F368F6" w:rsidRPr="00F368F6" w:rsidRDefault="00F368F6" w:rsidP="00F368F6">
      <w:pPr>
        <w:rPr>
          <w:lang w:val="en-US"/>
        </w:rPr>
      </w:pPr>
      <w:r w:rsidRPr="00F368F6">
        <w:rPr>
          <w:rFonts w:hint="eastAsia"/>
          <w:lang w:val="en-US"/>
        </w:rPr>
        <w:t xml:space="preserve">- IT6mIVIG: </w:t>
      </w:r>
      <w:ins w:id="182" w:author="Michael Eyre" w:date="2025-08-14T18:26:00Z">
        <w:r w:rsidR="00F36932">
          <w:rPr>
            <w:lang w:val="en-US"/>
          </w:rPr>
          <w:t xml:space="preserve">initiation of </w:t>
        </w:r>
      </w:ins>
      <w:r w:rsidRPr="00F368F6">
        <w:rPr>
          <w:rFonts w:hint="eastAsia"/>
          <w:lang w:val="en-US"/>
        </w:rPr>
        <w:t xml:space="preserve">long-term IVIG use for </w:t>
      </w:r>
      <w:r w:rsidRPr="00F368F6">
        <w:rPr>
          <w:rFonts w:hint="eastAsia"/>
          <w:lang w:val="en-US"/>
        </w:rPr>
        <w:t>≥</w:t>
      </w:r>
      <w:r w:rsidRPr="00F368F6">
        <w:rPr>
          <w:rFonts w:hint="eastAsia"/>
          <w:lang w:val="en-US"/>
        </w:rPr>
        <w:t>6 months</w:t>
      </w:r>
      <w:ins w:id="183" w:author="Michael Eyre" w:date="2025-08-14T18:26:00Z">
        <w:r w:rsidR="00F36932">
          <w:rPr>
            <w:lang w:val="en-US"/>
          </w:rPr>
          <w:t xml:space="preserve"> at first disease event</w:t>
        </w:r>
      </w:ins>
    </w:p>
    <w:p w14:paraId="5BA54A7B" w14:textId="77777777" w:rsidR="00F368F6" w:rsidRPr="00F368F6" w:rsidRDefault="00F368F6" w:rsidP="00F368F6">
      <w:pPr>
        <w:rPr>
          <w:lang w:val="en-US"/>
        </w:rPr>
      </w:pPr>
      <w:r w:rsidRPr="00F368F6">
        <w:rPr>
          <w:lang w:val="en-US"/>
        </w:rPr>
        <w:t xml:space="preserve">- MonthsToFU: number of months from onset of </w:t>
      </w:r>
      <w:del w:id="184" w:author="Michael Eyre" w:date="2025-08-14T18:26:00Z">
        <w:r w:rsidRPr="00F368F6" w:rsidDel="00F36932">
          <w:rPr>
            <w:lang w:val="en-US"/>
          </w:rPr>
          <w:delText>anti-</w:delText>
        </w:r>
      </w:del>
      <w:r w:rsidRPr="00F368F6">
        <w:rPr>
          <w:lang w:val="en-US"/>
        </w:rPr>
        <w:t>NMDARE to last follow-up (months)</w:t>
      </w:r>
    </w:p>
    <w:p w14:paraId="6F274558" w14:textId="77777777" w:rsidR="00F368F6" w:rsidRPr="00F368F6" w:rsidRDefault="00F368F6" w:rsidP="00F368F6">
      <w:pPr>
        <w:rPr>
          <w:lang w:val="en-US"/>
        </w:rPr>
      </w:pPr>
      <w:r w:rsidRPr="00F368F6">
        <w:rPr>
          <w:lang w:val="en-US"/>
        </w:rPr>
        <w:t>- FinalMRS: mRS at last follow-up</w:t>
      </w:r>
    </w:p>
    <w:p w14:paraId="509C3A0D" w14:textId="29E71F6E" w:rsidR="00F368F6" w:rsidRPr="00F368F6" w:rsidRDefault="00F368F6" w:rsidP="00F368F6">
      <w:pPr>
        <w:rPr>
          <w:lang w:val="en-US"/>
        </w:rPr>
      </w:pPr>
      <w:r w:rsidRPr="00F368F6">
        <w:rPr>
          <w:lang w:val="en-US"/>
        </w:rPr>
        <w:t xml:space="preserve">- Relapse: presence of relapses of </w:t>
      </w:r>
      <w:del w:id="185" w:author="Michael Eyre" w:date="2025-08-14T18:26:00Z">
        <w:r w:rsidRPr="00F368F6" w:rsidDel="00F36932">
          <w:rPr>
            <w:lang w:val="en-US"/>
          </w:rPr>
          <w:delText>anti-</w:delText>
        </w:r>
      </w:del>
      <w:r w:rsidRPr="00F368F6">
        <w:rPr>
          <w:lang w:val="en-US"/>
        </w:rPr>
        <w:t>NMDAR</w:t>
      </w:r>
      <w:ins w:id="186" w:author="Michael Eyre" w:date="2025-08-14T18:26:00Z">
        <w:r w:rsidR="00F36932">
          <w:rPr>
            <w:lang w:val="en-US"/>
          </w:rPr>
          <w:t>E</w:t>
        </w:r>
      </w:ins>
      <w:del w:id="187" w:author="Michael Eyre" w:date="2025-08-14T18:26:00Z">
        <w:r w:rsidRPr="00F368F6" w:rsidDel="00F36932">
          <w:rPr>
            <w:lang w:val="en-US"/>
          </w:rPr>
          <w:delText xml:space="preserve"> encephalitis</w:delText>
        </w:r>
      </w:del>
    </w:p>
    <w:p w14:paraId="0A92BDD4" w14:textId="605CD000" w:rsidR="00BC279D" w:rsidRPr="00FB2D8D" w:rsidDel="0024006F" w:rsidRDefault="00BC279D" w:rsidP="00BC279D">
      <w:pPr>
        <w:rPr>
          <w:del w:id="188" w:author="雅卉 蒋" w:date="2025-08-15T12:51:00Z"/>
          <w:moveTo w:id="189" w:author="雅卉 蒋" w:date="2025-08-15T12:07:00Z"/>
          <w:lang w:val="en-US"/>
        </w:rPr>
      </w:pPr>
      <w:moveToRangeStart w:id="190" w:author="雅卉 蒋" w:date="2025-08-15T12:07:00Z" w:name="move206152072"/>
      <w:moveTo w:id="191" w:author="雅卉 蒋" w:date="2025-08-15T12:07:00Z">
        <w:del w:id="192" w:author="雅卉 蒋" w:date="2025-08-15T12:51:00Z">
          <w:r w:rsidDel="0024006F">
            <w:rPr>
              <w:lang w:val="en-US"/>
            </w:rPr>
            <w:delText>D</w:delText>
          </w:r>
          <w:r w:rsidRPr="00D207AD" w:rsidDel="0024006F">
            <w:rPr>
              <w:lang w:val="en-US"/>
            </w:rPr>
            <w:delText>irectly extract the</w:delText>
          </w:r>
          <w:r w:rsidDel="0024006F">
            <w:rPr>
              <w:lang w:val="en-US"/>
            </w:rPr>
            <w:delText xml:space="preserve"> </w:delText>
          </w:r>
          <w:r w:rsidRPr="00FB2D8D" w:rsidDel="0024006F">
            <w:rPr>
              <w:lang w:val="en-US"/>
            </w:rPr>
            <w:delText>"worst mRS in the acute phase" and "mRS at last follow-up"</w:delText>
          </w:r>
          <w:r w:rsidDel="0024006F">
            <w:rPr>
              <w:lang w:val="en-US"/>
            </w:rPr>
            <w:delText xml:space="preserve"> </w:delText>
          </w:r>
          <w:r w:rsidDel="0024006F">
            <w:rPr>
              <w:rFonts w:hint="eastAsia"/>
              <w:lang w:val="en-US"/>
            </w:rPr>
            <w:delText>if</w:delText>
          </w:r>
          <w:r w:rsidDel="0024006F">
            <w:rPr>
              <w:lang w:val="en-US"/>
            </w:rPr>
            <w:delText xml:space="preserve"> they were provided in the publication text. Or if the value of</w:delText>
          </w:r>
          <w:r w:rsidRPr="00FB2D8D" w:rsidDel="0024006F">
            <w:rPr>
              <w:lang w:val="en-US"/>
            </w:rPr>
            <w:delText xml:space="preserve"> </w:delText>
          </w:r>
          <w:r w:rsidDel="0024006F">
            <w:rPr>
              <w:lang w:val="en-US"/>
            </w:rPr>
            <w:delText xml:space="preserve">mRS were not provided, evaluate the patient’s </w:delText>
          </w:r>
          <w:r w:rsidRPr="00FB2D8D" w:rsidDel="0024006F">
            <w:rPr>
              <w:lang w:val="en-US"/>
            </w:rPr>
            <w:delText>"worst mRS in the acute phase" and "mRS at last follow-up"</w:delText>
          </w:r>
          <w:r w:rsidDel="0024006F">
            <w:rPr>
              <w:lang w:val="en-US"/>
            </w:rPr>
            <w:delText xml:space="preserve"> using</w:delText>
          </w:r>
          <w:r w:rsidRPr="00FB2D8D" w:rsidDel="0024006F">
            <w:rPr>
              <w:lang w:val="en-US"/>
            </w:rPr>
            <w:delText xml:space="preserve"> the modified Rankin Scale (mRS) scoring guides</w:delText>
          </w:r>
        </w:del>
        <w:del w:id="193" w:author="雅卉 蒋" w:date="2025-08-15T12:07:00Z">
          <w:r w:rsidRPr="00FB2D8D" w:rsidDel="00BC279D">
            <w:rPr>
              <w:lang w:val="en-US"/>
            </w:rPr>
            <w:delText xml:space="preserve"> </w:delText>
          </w:r>
          <w:r w:rsidDel="00BC279D">
            <w:rPr>
              <w:lang w:val="en-US"/>
            </w:rPr>
            <w:delText>(</w:delText>
          </w:r>
          <w:commentRangeStart w:id="194"/>
          <w:r w:rsidRPr="006722B9" w:rsidDel="00BC279D">
            <w:rPr>
              <w:lang w:val="en-US"/>
            </w:rPr>
            <w:delText>Only use the clinical information provided</w:delText>
          </w:r>
          <w:r w:rsidDel="00BC279D">
            <w:rPr>
              <w:lang w:val="en-US"/>
            </w:rPr>
            <w:delText xml:space="preserve"> in the publication</w:delText>
          </w:r>
          <w:r w:rsidRPr="006722B9" w:rsidDel="00BC279D">
            <w:rPr>
              <w:lang w:val="en-US"/>
            </w:rPr>
            <w:delText>. Do NOT infer or invent any missing details</w:delText>
          </w:r>
          <w:commentRangeEnd w:id="194"/>
          <w:r w:rsidDel="00BC279D">
            <w:rPr>
              <w:rStyle w:val="CommentReference"/>
            </w:rPr>
            <w:commentReference w:id="194"/>
          </w:r>
          <w:r w:rsidDel="00BC279D">
            <w:rPr>
              <w:lang w:val="en-US"/>
            </w:rPr>
            <w:delText>.)</w:delText>
          </w:r>
        </w:del>
        <w:del w:id="195" w:author="雅卉 蒋" w:date="2025-08-15T12:51:00Z">
          <w:r w:rsidDel="0024006F">
            <w:rPr>
              <w:lang w:val="en-US"/>
            </w:rPr>
            <w:delText xml:space="preserve"> </w:delText>
          </w:r>
          <w:r w:rsidRPr="00FB2D8D" w:rsidDel="0024006F">
            <w:rPr>
              <w:lang w:val="en-US"/>
            </w:rPr>
            <w:delText>as follows:</w:delText>
          </w:r>
        </w:del>
      </w:moveTo>
    </w:p>
    <w:p w14:paraId="3A8936EC" w14:textId="36FB7D94" w:rsidR="00BC279D" w:rsidRPr="00FB2D8D" w:rsidDel="0024006F" w:rsidRDefault="00BC279D" w:rsidP="00BC279D">
      <w:pPr>
        <w:rPr>
          <w:del w:id="196" w:author="雅卉 蒋" w:date="2025-08-15T12:51:00Z"/>
          <w:moveTo w:id="197" w:author="雅卉 蒋" w:date="2025-08-15T12:07:00Z"/>
          <w:lang w:val="en-US"/>
        </w:rPr>
      </w:pPr>
      <w:moveTo w:id="198" w:author="雅卉 蒋" w:date="2025-08-15T12:07:00Z">
        <w:del w:id="199" w:author="雅卉 蒋" w:date="2025-08-15T12:51:00Z">
          <w:r w:rsidRPr="00FB2D8D" w:rsidDel="0024006F">
            <w:rPr>
              <w:lang w:val="en-US"/>
            </w:rPr>
            <w:delText>Score - Description - Comments</w:delText>
          </w:r>
        </w:del>
      </w:moveTo>
    </w:p>
    <w:p w14:paraId="3D0CCB75" w14:textId="41EDEFC4" w:rsidR="00BC279D" w:rsidRPr="00FB2D8D" w:rsidDel="0024006F" w:rsidRDefault="00BC279D" w:rsidP="00BC279D">
      <w:pPr>
        <w:rPr>
          <w:del w:id="200" w:author="雅卉 蒋" w:date="2025-08-15T12:51:00Z"/>
          <w:moveTo w:id="201" w:author="雅卉 蒋" w:date="2025-08-15T12:07:00Z"/>
          <w:lang w:val="en-US"/>
        </w:rPr>
      </w:pPr>
      <w:moveTo w:id="202" w:author="雅卉 蒋" w:date="2025-08-15T12:07:00Z">
        <w:del w:id="203" w:author="雅卉 蒋" w:date="2025-08-15T12:51:00Z">
          <w:r w:rsidRPr="00FB2D8D" w:rsidDel="0024006F">
            <w:rPr>
              <w:lang w:val="en-US"/>
            </w:rPr>
            <w:delText>0 - No symptoms</w:delText>
          </w:r>
        </w:del>
      </w:moveTo>
    </w:p>
    <w:p w14:paraId="2EE62B89" w14:textId="7E8E979A" w:rsidR="00BC279D" w:rsidRPr="00FB2D8D" w:rsidDel="0024006F" w:rsidRDefault="00BC279D" w:rsidP="00BC279D">
      <w:pPr>
        <w:rPr>
          <w:del w:id="204" w:author="雅卉 蒋" w:date="2025-08-15T12:51:00Z"/>
          <w:moveTo w:id="205" w:author="雅卉 蒋" w:date="2025-08-15T12:07:00Z"/>
          <w:lang w:val="en-US"/>
        </w:rPr>
      </w:pPr>
      <w:moveTo w:id="206" w:author="雅卉 蒋" w:date="2025-08-15T12:07:00Z">
        <w:del w:id="207" w:author="雅卉 蒋" w:date="2025-08-15T12:51:00Z">
          <w:r w:rsidRPr="00FB2D8D" w:rsidDel="0024006F">
            <w:rPr>
              <w:lang w:val="en-US"/>
            </w:rPr>
            <w:delText>1 - Non-disabling symptoms that do not interfere with the daily activity and playing/learning habits of the child - Playing/learning habits includes attending school or kindergarten</w:delText>
          </w:r>
        </w:del>
      </w:moveTo>
    </w:p>
    <w:p w14:paraId="4F20ED0D" w14:textId="1CBB0BD1" w:rsidR="00BC279D" w:rsidRPr="00FB2D8D" w:rsidDel="0024006F" w:rsidRDefault="00BC279D" w:rsidP="00BC279D">
      <w:pPr>
        <w:rPr>
          <w:del w:id="208" w:author="雅卉 蒋" w:date="2025-08-15T12:51:00Z"/>
          <w:moveTo w:id="209" w:author="雅卉 蒋" w:date="2025-08-15T12:07:00Z"/>
          <w:lang w:val="en-US"/>
        </w:rPr>
      </w:pPr>
      <w:moveTo w:id="210" w:author="雅卉 蒋" w:date="2025-08-15T12:07:00Z">
        <w:del w:id="211" w:author="雅卉 蒋" w:date="2025-08-15T12:51:00Z">
          <w:r w:rsidRPr="00FB2D8D" w:rsidDel="0024006F">
            <w:rPr>
              <w:lang w:val="en-US"/>
            </w:rPr>
            <w:delText>2 - Minor symptoms that lead to some restriction in daily activity and playing/learning habits of the child, but do not interfere with the age-appropriate basic functions - Basic functions: drinking, eating, dressing, undressing, combing, washing, bathing; Symptoms: may include minor physical, cognitive and/or relational symptoms</w:delText>
          </w:r>
        </w:del>
      </w:moveTo>
    </w:p>
    <w:p w14:paraId="3D32F419" w14:textId="61EBE5E2" w:rsidR="00BC279D" w:rsidRPr="00FB2D8D" w:rsidDel="0024006F" w:rsidRDefault="00BC279D" w:rsidP="00BC279D">
      <w:pPr>
        <w:rPr>
          <w:del w:id="212" w:author="雅卉 蒋" w:date="2025-08-15T12:51:00Z"/>
          <w:moveTo w:id="213" w:author="雅卉 蒋" w:date="2025-08-15T12:07:00Z"/>
          <w:lang w:val="en-US"/>
        </w:rPr>
      </w:pPr>
      <w:moveTo w:id="214" w:author="雅卉 蒋" w:date="2025-08-15T12:07:00Z">
        <w:del w:id="215" w:author="雅卉 蒋" w:date="2025-08-15T12:51:00Z">
          <w:r w:rsidRPr="00FB2D8D" w:rsidDel="0024006F">
            <w:rPr>
              <w:lang w:val="en-US"/>
            </w:rPr>
            <w:delText>3 - Moderate symptoms that significantly interfere with the daily activity and playing/learning habits or prevent total independence in age-appropriate basic functions - Basic functions and symptoms as above</w:delText>
          </w:r>
        </w:del>
      </w:moveTo>
    </w:p>
    <w:p w14:paraId="66CB3DE5" w14:textId="5416239F" w:rsidR="00BC279D" w:rsidRPr="00FB2D8D" w:rsidDel="0024006F" w:rsidRDefault="00BC279D" w:rsidP="00BC279D">
      <w:pPr>
        <w:rPr>
          <w:del w:id="216" w:author="雅卉 蒋" w:date="2025-08-15T12:51:00Z"/>
          <w:moveTo w:id="217" w:author="雅卉 蒋" w:date="2025-08-15T12:07:00Z"/>
          <w:lang w:val="en-US"/>
        </w:rPr>
      </w:pPr>
      <w:moveTo w:id="218" w:author="雅卉 蒋" w:date="2025-08-15T12:07:00Z">
        <w:del w:id="219" w:author="雅卉 蒋" w:date="2025-08-15T12:51:00Z">
          <w:r w:rsidRPr="00FB2D8D" w:rsidDel="0024006F">
            <w:rPr>
              <w:lang w:val="en-US"/>
            </w:rPr>
            <w:delText>4 - Moderately severe symptoms that clearly prevent independence in basic functions as would be appropriate for age, although patient does not need a constant attention - Basic functions and symptoms as above</w:delText>
          </w:r>
        </w:del>
      </w:moveTo>
    </w:p>
    <w:p w14:paraId="1E1259BA" w14:textId="64181136" w:rsidR="00BC279D" w:rsidRPr="00FB2D8D" w:rsidDel="0024006F" w:rsidRDefault="00BC279D" w:rsidP="00BC279D">
      <w:pPr>
        <w:rPr>
          <w:del w:id="220" w:author="雅卉 蒋" w:date="2025-08-15T12:51:00Z"/>
          <w:moveTo w:id="221" w:author="雅卉 蒋" w:date="2025-08-15T12:07:00Z"/>
          <w:lang w:val="en-US"/>
        </w:rPr>
      </w:pPr>
      <w:moveTo w:id="222" w:author="雅卉 蒋" w:date="2025-08-15T12:07:00Z">
        <w:del w:id="223" w:author="雅卉 蒋" w:date="2025-08-15T12:51:00Z">
          <w:r w:rsidRPr="00FB2D8D" w:rsidDel="0024006F">
            <w:rPr>
              <w:lang w:val="en-US"/>
            </w:rPr>
            <w:delText>5 - Severely disabled, totally dependent, requires constant attention - Bed-bound; May have impaired consciousness, agitation, dysautonomia, severe movement disorder</w:delText>
          </w:r>
        </w:del>
      </w:moveTo>
    </w:p>
    <w:p w14:paraId="4108FEC0" w14:textId="7CAE7F4C" w:rsidR="00BC279D" w:rsidRPr="00417B72" w:rsidDel="0024006F" w:rsidRDefault="00BC279D" w:rsidP="00BC279D">
      <w:pPr>
        <w:rPr>
          <w:del w:id="224" w:author="雅卉 蒋" w:date="2025-08-15T12:51:00Z"/>
          <w:moveTo w:id="225" w:author="雅卉 蒋" w:date="2025-08-15T12:07:00Z"/>
          <w:lang w:val="en-US"/>
        </w:rPr>
      </w:pPr>
      <w:moveTo w:id="226" w:author="雅卉 蒋" w:date="2025-08-15T12:07:00Z">
        <w:del w:id="227" w:author="雅卉 蒋" w:date="2025-08-15T12:51:00Z">
          <w:r w:rsidDel="0024006F">
            <w:rPr>
              <w:lang w:val="en-US"/>
            </w:rPr>
            <w:delText>6 -</w:delText>
          </w:r>
          <w:r w:rsidRPr="00417B72" w:rsidDel="0024006F">
            <w:rPr>
              <w:lang w:val="en-US"/>
            </w:rPr>
            <w:delText xml:space="preserve"> Dead</w:delText>
          </w:r>
        </w:del>
      </w:moveTo>
    </w:p>
    <w:moveToRangeEnd w:id="190"/>
    <w:p w14:paraId="78A0ECE4" w14:textId="77777777" w:rsidR="00BC279D" w:rsidRPr="00F368F6" w:rsidRDefault="00BC279D" w:rsidP="00F368F6">
      <w:pPr>
        <w:rPr>
          <w:lang w:val="en-US"/>
        </w:rPr>
      </w:pPr>
    </w:p>
    <w:p w14:paraId="0C53E8D0" w14:textId="37F25582" w:rsidR="00F368F6" w:rsidRPr="00F368F6" w:rsidRDefault="00F368F6" w:rsidP="00F368F6">
      <w:pPr>
        <w:rPr>
          <w:lang w:val="en-US"/>
        </w:rPr>
      </w:pPr>
      <w:r w:rsidRPr="00F368F6">
        <w:rPr>
          <w:lang w:val="en-US"/>
        </w:rPr>
        <w:t>Output the result in JSON format</w:t>
      </w:r>
      <w:del w:id="228" w:author="雅卉 蒋" w:date="2025-08-17T21:03:00Z">
        <w:r w:rsidRPr="00F368F6" w:rsidDel="00FB2754">
          <w:rPr>
            <w:lang w:val="en-US"/>
          </w:rPr>
          <w:delText>. E</w:delText>
        </w:r>
      </w:del>
      <w:ins w:id="229" w:author="雅卉 蒋" w:date="2025-08-17T21:03:00Z">
        <w:r w:rsidR="00FB2754">
          <w:rPr>
            <w:lang w:val="en-US"/>
          </w:rPr>
          <w:t>, where e</w:t>
        </w:r>
      </w:ins>
      <w:r w:rsidRPr="00F368F6">
        <w:rPr>
          <w:lang w:val="en-US"/>
        </w:rPr>
        <w:t>ach patient should be a dictionary with these fields</w:t>
      </w:r>
      <w:ins w:id="230" w:author="雅卉 蒋" w:date="2025-08-17T21:02:00Z">
        <w:r w:rsidR="00FB2754">
          <w:rPr>
            <w:lang w:val="en-US"/>
          </w:rPr>
          <w:t xml:space="preserve">. Only output </w:t>
        </w:r>
      </w:ins>
      <w:ins w:id="231" w:author="雅卉 蒋" w:date="2025-08-17T21:03:00Z">
        <w:r w:rsidR="00FB2754">
          <w:rPr>
            <w:lang w:val="en-US"/>
          </w:rPr>
          <w:t>the JSON list and do not include any extra text</w:t>
        </w:r>
      </w:ins>
      <w:ins w:id="232" w:author="雅卉 蒋" w:date="2025-08-17T21:04:00Z">
        <w:r w:rsidR="00FB2754">
          <w:rPr>
            <w:lang w:val="en-US"/>
          </w:rPr>
          <w:t xml:space="preserve"> or explanation</w:t>
        </w:r>
      </w:ins>
      <w:r w:rsidRPr="00F368F6">
        <w:rPr>
          <w:lang w:val="en-US"/>
        </w:rPr>
        <w:t>.</w:t>
      </w:r>
      <w:del w:id="233" w:author="雅卉 蒋" w:date="2025-08-17T21:02:00Z">
        <w:r w:rsidRPr="00F368F6" w:rsidDel="00FB2754">
          <w:rPr>
            <w:lang w:val="en-US"/>
          </w:rPr>
          <w:delText xml:space="preserve"> </w:delText>
        </w:r>
      </w:del>
      <w:del w:id="234" w:author="雅卉 蒋" w:date="2025-08-17T21:01:00Z">
        <w:r w:rsidRPr="00F368F6" w:rsidDel="00FB2754">
          <w:rPr>
            <w:lang w:val="en-US"/>
          </w:rPr>
          <w:delText>Binary features should be represented as 1 or 0, continuous features as numbers, and categorical features as strings. If the feature is unknown, unavailable or incomplete, leave it as null.</w:delText>
        </w:r>
      </w:del>
    </w:p>
    <w:p w14:paraId="0A171E33" w14:textId="77777777" w:rsidR="00F368F6" w:rsidRPr="00F368F6" w:rsidRDefault="00F368F6" w:rsidP="00F368F6">
      <w:pPr>
        <w:rPr>
          <w:lang w:val="en-US"/>
        </w:rPr>
      </w:pPr>
      <w:r w:rsidRPr="00F368F6">
        <w:rPr>
          <w:lang w:val="en-US"/>
        </w:rPr>
        <w:t>Output should be in the following format:</w:t>
      </w:r>
    </w:p>
    <w:p w14:paraId="33EE4B91" w14:textId="77777777" w:rsidR="00F368F6" w:rsidRPr="00F368F6" w:rsidRDefault="00F368F6" w:rsidP="00F368F6">
      <w:pPr>
        <w:rPr>
          <w:lang w:val="en-US"/>
        </w:rPr>
      </w:pPr>
      <w:r w:rsidRPr="00F368F6">
        <w:rPr>
          <w:lang w:val="en-US"/>
        </w:rPr>
        <w:t>[</w:t>
      </w:r>
    </w:p>
    <w:p w14:paraId="57D5C6A0" w14:textId="77777777" w:rsidR="00F368F6" w:rsidRPr="00F368F6" w:rsidRDefault="00F368F6" w:rsidP="00F368F6">
      <w:pPr>
        <w:rPr>
          <w:lang w:val="en-US"/>
        </w:rPr>
      </w:pPr>
      <w:r w:rsidRPr="00F368F6">
        <w:rPr>
          <w:lang w:val="en-US"/>
        </w:rPr>
        <w:t xml:space="preserve">  {</w:t>
      </w:r>
    </w:p>
    <w:p w14:paraId="3F31D6DF" w14:textId="7331B843" w:rsidR="00F368F6" w:rsidRPr="00F368F6" w:rsidRDefault="00F368F6" w:rsidP="00F368F6">
      <w:pPr>
        <w:rPr>
          <w:lang w:val="en-US"/>
        </w:rPr>
      </w:pPr>
      <w:r w:rsidRPr="00F368F6">
        <w:rPr>
          <w:lang w:val="en-US"/>
        </w:rPr>
        <w:t xml:space="preserve">    "Female": &lt;Binary: </w:t>
      </w:r>
      <w:del w:id="235" w:author="雅卉 蒋" w:date="2025-08-17T16:57:00Z">
        <w:r w:rsidRPr="00F368F6" w:rsidDel="00CD66D8">
          <w:rPr>
            <w:lang w:val="en-US"/>
          </w:rPr>
          <w:delText xml:space="preserve">Male encoded as 0, </w:delText>
        </w:r>
      </w:del>
      <w:r w:rsidRPr="00F368F6">
        <w:rPr>
          <w:lang w:val="en-US"/>
        </w:rPr>
        <w:t>Female encoded as 1</w:t>
      </w:r>
      <w:ins w:id="236" w:author="雅卉 蒋" w:date="2025-08-17T16:57:00Z">
        <w:r w:rsidR="00CD66D8">
          <w:rPr>
            <w:lang w:val="en-US"/>
          </w:rPr>
          <w:t xml:space="preserve">, </w:t>
        </w:r>
        <w:r w:rsidR="00CD66D8" w:rsidRPr="00F368F6">
          <w:rPr>
            <w:lang w:val="en-US"/>
          </w:rPr>
          <w:t>Male encoded as 0</w:t>
        </w:r>
      </w:ins>
      <w:r w:rsidRPr="00F368F6">
        <w:rPr>
          <w:lang w:val="en-US"/>
        </w:rPr>
        <w:t>&gt;,</w:t>
      </w:r>
    </w:p>
    <w:p w14:paraId="760CEE51" w14:textId="77777777" w:rsidR="00F368F6" w:rsidRPr="00F368F6" w:rsidRDefault="00F368F6" w:rsidP="00F368F6">
      <w:pPr>
        <w:rPr>
          <w:lang w:val="en-US"/>
        </w:rPr>
      </w:pPr>
      <w:r w:rsidRPr="00F368F6">
        <w:rPr>
          <w:lang w:val="en-US"/>
        </w:rPr>
        <w:t xml:space="preserve">    "Age": &lt;Numeric: float&gt;,</w:t>
      </w:r>
    </w:p>
    <w:p w14:paraId="691F9A4D" w14:textId="77777777" w:rsidR="00F368F6" w:rsidRPr="00F368F6" w:rsidRDefault="00F368F6" w:rsidP="00F368F6">
      <w:pPr>
        <w:rPr>
          <w:lang w:val="en-US"/>
        </w:rPr>
      </w:pPr>
      <w:r w:rsidRPr="00F368F6">
        <w:rPr>
          <w:lang w:val="en-US"/>
        </w:rPr>
        <w:t xml:space="preserve">    "SpeechDys": &lt;Binary: Yes encoded as 1, No encoded as 0&gt;,</w:t>
      </w:r>
    </w:p>
    <w:p w14:paraId="7C6F65FE" w14:textId="77777777" w:rsidR="00F368F6" w:rsidRPr="00F368F6" w:rsidRDefault="00F368F6" w:rsidP="00F368F6">
      <w:pPr>
        <w:rPr>
          <w:lang w:val="en-US"/>
        </w:rPr>
      </w:pPr>
      <w:r w:rsidRPr="00F368F6">
        <w:rPr>
          <w:lang w:val="en-US"/>
        </w:rPr>
        <w:t xml:space="preserve">    "Seizures": &lt;Binary: Yes encoded as 1, No encoded as 0&gt;,</w:t>
      </w:r>
    </w:p>
    <w:p w14:paraId="58A8C24C" w14:textId="77777777" w:rsidR="00F368F6" w:rsidRPr="00F368F6" w:rsidRDefault="00F368F6" w:rsidP="00F368F6">
      <w:pPr>
        <w:rPr>
          <w:lang w:val="en-US"/>
        </w:rPr>
      </w:pPr>
      <w:r w:rsidRPr="00F368F6">
        <w:rPr>
          <w:lang w:val="en-US"/>
        </w:rPr>
        <w:t xml:space="preserve">    "MvmtDis": &lt;Binary: Yes encoded as 1, No encoded as 0&gt;,</w:t>
      </w:r>
    </w:p>
    <w:p w14:paraId="5D32D5B8" w14:textId="77777777" w:rsidR="00F368F6" w:rsidRPr="00F368F6" w:rsidRDefault="00F368F6" w:rsidP="00F368F6">
      <w:pPr>
        <w:rPr>
          <w:lang w:val="en-US"/>
        </w:rPr>
      </w:pPr>
      <w:r w:rsidRPr="00F368F6">
        <w:rPr>
          <w:lang w:val="en-US"/>
        </w:rPr>
        <w:t xml:space="preserve">    "Obtunded": &lt;Binary: Yes encoded as 1, No encoded as 0&gt;,</w:t>
      </w:r>
    </w:p>
    <w:p w14:paraId="023DD435" w14:textId="77777777" w:rsidR="00F368F6" w:rsidRPr="00F368F6" w:rsidRDefault="00F368F6" w:rsidP="00F368F6">
      <w:pPr>
        <w:rPr>
          <w:lang w:val="en-US"/>
        </w:rPr>
      </w:pPr>
      <w:r w:rsidRPr="00F368F6">
        <w:rPr>
          <w:lang w:val="en-US"/>
        </w:rPr>
        <w:t xml:space="preserve">    "BrainstemDys": &lt;Binary: Yes encoded as 1, No encoded as 0&gt;,</w:t>
      </w:r>
    </w:p>
    <w:p w14:paraId="190298FF" w14:textId="77777777" w:rsidR="00F368F6" w:rsidRPr="00F368F6" w:rsidRDefault="00F368F6" w:rsidP="00F368F6">
      <w:pPr>
        <w:rPr>
          <w:lang w:val="en-US"/>
        </w:rPr>
      </w:pPr>
      <w:r w:rsidRPr="00F368F6">
        <w:rPr>
          <w:lang w:val="en-US"/>
        </w:rPr>
        <w:t xml:space="preserve">    "BehCogImp": &lt;Binary: Yes encoded as 1, No encoded as 0&gt;,</w:t>
      </w:r>
    </w:p>
    <w:p w14:paraId="13B43AC5" w14:textId="77777777" w:rsidR="00F368F6" w:rsidRPr="00F368F6" w:rsidRDefault="00F368F6" w:rsidP="00F368F6">
      <w:pPr>
        <w:rPr>
          <w:lang w:val="en-US"/>
        </w:rPr>
      </w:pPr>
      <w:r w:rsidRPr="00F368F6">
        <w:rPr>
          <w:lang w:val="en-US"/>
        </w:rPr>
        <w:t xml:space="preserve">    "ITU": &lt;Binary: Yes encoded as 1, No encoded as 0&gt;,</w:t>
      </w:r>
    </w:p>
    <w:p w14:paraId="043F50AA" w14:textId="77777777" w:rsidR="00F368F6" w:rsidRPr="00F368F6" w:rsidRDefault="00F368F6" w:rsidP="00F368F6">
      <w:pPr>
        <w:rPr>
          <w:lang w:val="en-US"/>
        </w:rPr>
      </w:pPr>
      <w:r w:rsidRPr="00F368F6">
        <w:rPr>
          <w:lang w:val="en-US"/>
        </w:rPr>
        <w:t xml:space="preserve">    "WorstMRSAcute": &lt;Numeric: integer</w:t>
      </w:r>
      <w:r w:rsidR="00600698">
        <w:rPr>
          <w:lang w:val="en-US"/>
        </w:rPr>
        <w:t xml:space="preserve"> (0-6)</w:t>
      </w:r>
      <w:r w:rsidRPr="00F368F6">
        <w:rPr>
          <w:lang w:val="en-US"/>
        </w:rPr>
        <w:t>&gt;,</w:t>
      </w:r>
    </w:p>
    <w:p w14:paraId="0C064CF9" w14:textId="77777777" w:rsidR="00F368F6" w:rsidRPr="00F368F6" w:rsidRDefault="00F368F6" w:rsidP="00F368F6">
      <w:pPr>
        <w:rPr>
          <w:lang w:val="en-US"/>
        </w:rPr>
      </w:pPr>
      <w:r w:rsidRPr="00F368F6">
        <w:rPr>
          <w:lang w:val="en-US"/>
        </w:rPr>
        <w:t xml:space="preserve">    "EEGSlow": &lt;Binary: Yes encoded as 1, No encoded as 0&gt;,</w:t>
      </w:r>
    </w:p>
    <w:p w14:paraId="68C39D4F" w14:textId="77777777" w:rsidR="00F368F6" w:rsidRPr="00F368F6" w:rsidRDefault="00F368F6" w:rsidP="00F368F6">
      <w:pPr>
        <w:rPr>
          <w:lang w:val="en-US"/>
        </w:rPr>
      </w:pPr>
      <w:r w:rsidRPr="00F368F6">
        <w:rPr>
          <w:lang w:val="en-US"/>
        </w:rPr>
        <w:t xml:space="preserve">    "EEGDeltaBrush": &lt;Binary: Yes encoded as 1, No encoded as 0&gt;,</w:t>
      </w:r>
    </w:p>
    <w:p w14:paraId="3376CA06" w14:textId="77777777" w:rsidR="00F368F6" w:rsidRPr="00F368F6" w:rsidRDefault="00F368F6" w:rsidP="00F368F6">
      <w:pPr>
        <w:rPr>
          <w:lang w:val="en-US"/>
        </w:rPr>
      </w:pPr>
      <w:r w:rsidRPr="00F368F6">
        <w:rPr>
          <w:lang w:val="en-US"/>
        </w:rPr>
        <w:t xml:space="preserve">    "EEGEpileptiform": &lt;Binary: Yes encoded as 1, No encoded as 0&gt;,</w:t>
      </w:r>
    </w:p>
    <w:p w14:paraId="6F31185A" w14:textId="77777777" w:rsidR="00F368F6" w:rsidRPr="00F368F6" w:rsidRDefault="00F368F6" w:rsidP="00F368F6">
      <w:pPr>
        <w:rPr>
          <w:lang w:val="en-US"/>
        </w:rPr>
      </w:pPr>
      <w:r w:rsidRPr="00F368F6">
        <w:rPr>
          <w:lang w:val="en-US"/>
        </w:rPr>
        <w:t xml:space="preserve">    "CSFPleo": &lt;Binary: Yes encoded as 1, No encoded as 0&gt;,</w:t>
      </w:r>
    </w:p>
    <w:p w14:paraId="49801C2C" w14:textId="77777777" w:rsidR="00F368F6" w:rsidRPr="00F368F6" w:rsidRDefault="00F368F6" w:rsidP="00F368F6">
      <w:pPr>
        <w:rPr>
          <w:lang w:val="en-US"/>
        </w:rPr>
      </w:pPr>
      <w:r w:rsidRPr="00F368F6">
        <w:rPr>
          <w:lang w:val="en-US"/>
        </w:rPr>
        <w:t xml:space="preserve">    "CSFWBCQuant": &lt;Numeric: integer&gt;,</w:t>
      </w:r>
    </w:p>
    <w:p w14:paraId="52C597FA" w14:textId="77777777" w:rsidR="00F368F6" w:rsidRPr="00F368F6" w:rsidRDefault="00F368F6" w:rsidP="00F368F6">
      <w:pPr>
        <w:rPr>
          <w:lang w:val="en-US"/>
        </w:rPr>
      </w:pPr>
      <w:r w:rsidRPr="00F368F6">
        <w:rPr>
          <w:lang w:val="en-US"/>
        </w:rPr>
        <w:t xml:space="preserve">    "AbnMRIBrain": &lt;Binary: Abnormal encoded as 1, Normal encoded as 0&gt;,</w:t>
      </w:r>
    </w:p>
    <w:p w14:paraId="0164436A" w14:textId="77777777" w:rsidR="00F368F6" w:rsidRPr="00F368F6" w:rsidRDefault="00F368F6" w:rsidP="00F368F6">
      <w:pPr>
        <w:rPr>
          <w:lang w:val="en-US"/>
        </w:rPr>
      </w:pPr>
      <w:r w:rsidRPr="00F368F6">
        <w:rPr>
          <w:lang w:val="en-US"/>
        </w:rPr>
        <w:t xml:space="preserve">    "Tumour": &lt;Binary: Yes encoded as 1, No encoded as 0&gt;,</w:t>
      </w:r>
    </w:p>
    <w:p w14:paraId="7E7AFB11" w14:textId="77777777" w:rsidR="00F368F6" w:rsidRPr="00F368F6" w:rsidRDefault="00F368F6" w:rsidP="00F368F6">
      <w:pPr>
        <w:rPr>
          <w:lang w:val="en-US"/>
        </w:rPr>
      </w:pPr>
      <w:r w:rsidRPr="00F368F6">
        <w:rPr>
          <w:lang w:val="en-US"/>
        </w:rPr>
        <w:t xml:space="preserve">    "DaysToIT": &lt;Numeric: integer&gt;,</w:t>
      </w:r>
    </w:p>
    <w:p w14:paraId="4EFEB8E8" w14:textId="77777777" w:rsidR="00F368F6" w:rsidRPr="00F368F6" w:rsidRDefault="00F368F6" w:rsidP="00F368F6">
      <w:pPr>
        <w:rPr>
          <w:lang w:val="en-US"/>
        </w:rPr>
      </w:pPr>
      <w:r w:rsidRPr="00F368F6">
        <w:rPr>
          <w:lang w:val="en-US"/>
        </w:rPr>
        <w:t xml:space="preserve">    "ITWithin30Days": &lt;Binary: Yes encoded as 1, No encoded as 0&gt;,</w:t>
      </w:r>
    </w:p>
    <w:p w14:paraId="1D0879B8" w14:textId="77777777" w:rsidR="00F368F6" w:rsidRPr="00F368F6" w:rsidRDefault="00F368F6" w:rsidP="00F368F6">
      <w:pPr>
        <w:rPr>
          <w:lang w:val="en-US"/>
        </w:rPr>
      </w:pPr>
      <w:r w:rsidRPr="00F368F6">
        <w:rPr>
          <w:lang w:val="en-US"/>
        </w:rPr>
        <w:t xml:space="preserve">    "IT1stLineCombo": &lt;Categorical: "None", "CS only", "CS+IVIG", "CS+IVIG+PE/IA", "CS+PE/IA", "IVIG only", "IVIG+PE/IA", "PE/IA only"&gt;,</w:t>
      </w:r>
    </w:p>
    <w:p w14:paraId="69324EB9" w14:textId="77777777" w:rsidR="00F368F6" w:rsidRPr="00F368F6" w:rsidRDefault="00F368F6" w:rsidP="00F368F6">
      <w:pPr>
        <w:rPr>
          <w:lang w:val="en-US"/>
        </w:rPr>
      </w:pPr>
      <w:r w:rsidRPr="00F368F6">
        <w:rPr>
          <w:lang w:val="en-US"/>
        </w:rPr>
        <w:t xml:space="preserve">    "IT2ndLineRTX": &lt;Binary: Yes encoded as 1, No encoded as 0&gt;,</w:t>
      </w:r>
    </w:p>
    <w:p w14:paraId="4A0308F7" w14:textId="77777777" w:rsidR="00F368F6" w:rsidRPr="00F368F6" w:rsidRDefault="00F368F6" w:rsidP="00F368F6">
      <w:pPr>
        <w:rPr>
          <w:lang w:val="en-US"/>
        </w:rPr>
      </w:pPr>
      <w:r w:rsidRPr="00F368F6">
        <w:rPr>
          <w:lang w:val="en-US"/>
        </w:rPr>
        <w:t xml:space="preserve">    "IT2ndLineCYC": &lt;Binary: Yes encoded as 1, No encoded as 0&gt;,</w:t>
      </w:r>
    </w:p>
    <w:p w14:paraId="717BCBF0" w14:textId="77777777" w:rsidR="00F368F6" w:rsidRPr="00F368F6" w:rsidRDefault="00F368F6" w:rsidP="00F368F6">
      <w:pPr>
        <w:rPr>
          <w:lang w:val="en-US"/>
        </w:rPr>
      </w:pPr>
      <w:r w:rsidRPr="00F368F6">
        <w:rPr>
          <w:lang w:val="en-US"/>
        </w:rPr>
        <w:t xml:space="preserve">    "IT2ndLineBort": &lt;Binary: Yes encoded as 1, No encoded as 0&gt;,</w:t>
      </w:r>
    </w:p>
    <w:p w14:paraId="354B98B8" w14:textId="77777777" w:rsidR="00F368F6" w:rsidRPr="00F368F6" w:rsidRDefault="00F368F6" w:rsidP="00F368F6">
      <w:pPr>
        <w:rPr>
          <w:lang w:val="en-US"/>
        </w:rPr>
      </w:pPr>
      <w:r w:rsidRPr="00F368F6">
        <w:rPr>
          <w:lang w:val="en-US"/>
        </w:rPr>
        <w:t xml:space="preserve">    "IT2ndLineToc": &lt;Binary: Yes encoded as 1, No encoded as 0&gt;,</w:t>
      </w:r>
    </w:p>
    <w:p w14:paraId="302E9F4A" w14:textId="77777777" w:rsidR="00F368F6" w:rsidRPr="00F368F6" w:rsidRDefault="00F368F6" w:rsidP="00F368F6">
      <w:pPr>
        <w:rPr>
          <w:lang w:val="en-US"/>
        </w:rPr>
      </w:pPr>
      <w:r w:rsidRPr="00F368F6">
        <w:rPr>
          <w:lang w:val="en-US"/>
        </w:rPr>
        <w:t xml:space="preserve">    "ITMaintenanceMMF": &lt;Binary: Yes encoded as 1, No encoded as 0&gt;,</w:t>
      </w:r>
    </w:p>
    <w:p w14:paraId="07A1A890" w14:textId="77777777" w:rsidR="00F368F6" w:rsidRPr="00F368F6" w:rsidRDefault="00F368F6" w:rsidP="00F368F6">
      <w:pPr>
        <w:rPr>
          <w:lang w:val="en-US"/>
        </w:rPr>
      </w:pPr>
      <w:r w:rsidRPr="00F368F6">
        <w:rPr>
          <w:lang w:val="en-US"/>
        </w:rPr>
        <w:t xml:space="preserve">    "ITMaintenanceAZA": &lt;Binary: Yes encoded as 1, No encoded as 0&gt;,</w:t>
      </w:r>
    </w:p>
    <w:p w14:paraId="5FCC4526" w14:textId="77777777" w:rsidR="00F368F6" w:rsidRPr="00F368F6" w:rsidRDefault="00F368F6" w:rsidP="00F368F6">
      <w:pPr>
        <w:rPr>
          <w:lang w:val="en-US"/>
        </w:rPr>
      </w:pPr>
      <w:r w:rsidRPr="00F368F6">
        <w:rPr>
          <w:lang w:val="en-US"/>
        </w:rPr>
        <w:t xml:space="preserve">    "ITMaintenanceMTX": &lt;Binary: Yes encoded as 1, No encoded as 0&gt;,</w:t>
      </w:r>
    </w:p>
    <w:p w14:paraId="3A859C6B" w14:textId="77777777" w:rsidR="00F368F6" w:rsidRPr="00F368F6" w:rsidRDefault="00F368F6" w:rsidP="00F368F6">
      <w:pPr>
        <w:rPr>
          <w:lang w:val="en-US"/>
        </w:rPr>
      </w:pPr>
      <w:r w:rsidRPr="00F368F6">
        <w:rPr>
          <w:rFonts w:hint="eastAsia"/>
          <w:lang w:val="en-US"/>
        </w:rPr>
        <w:lastRenderedPageBreak/>
        <w:t xml:space="preserve">    "IT6mSteroid": &lt;Binary: Yes encoded as 1, Not done for </w:t>
      </w:r>
      <w:r w:rsidRPr="00F368F6">
        <w:rPr>
          <w:rFonts w:hint="eastAsia"/>
          <w:lang w:val="en-US"/>
        </w:rPr>
        <w:t>≥</w:t>
      </w:r>
      <w:r w:rsidRPr="00F368F6">
        <w:rPr>
          <w:rFonts w:hint="eastAsia"/>
          <w:lang w:val="en-US"/>
        </w:rPr>
        <w:t>6 months or not done at all encoded as 0.&gt;,</w:t>
      </w:r>
    </w:p>
    <w:p w14:paraId="32CE9801" w14:textId="77777777" w:rsidR="00F368F6" w:rsidRPr="00F368F6" w:rsidRDefault="00F368F6" w:rsidP="00F368F6">
      <w:pPr>
        <w:rPr>
          <w:lang w:val="en-US"/>
        </w:rPr>
      </w:pPr>
      <w:r w:rsidRPr="00F368F6">
        <w:rPr>
          <w:rFonts w:hint="eastAsia"/>
          <w:lang w:val="en-US"/>
        </w:rPr>
        <w:t xml:space="preserve">    "IT6mIVIG": &lt;Binary: Yes encoded as 1, Not done for </w:t>
      </w:r>
      <w:r w:rsidRPr="00F368F6">
        <w:rPr>
          <w:rFonts w:hint="eastAsia"/>
          <w:lang w:val="en-US"/>
        </w:rPr>
        <w:t>≥</w:t>
      </w:r>
      <w:r w:rsidRPr="00F368F6">
        <w:rPr>
          <w:rFonts w:hint="eastAsia"/>
          <w:lang w:val="en-US"/>
        </w:rPr>
        <w:t>6 months or not done at all encoded as 0.&gt;,</w:t>
      </w:r>
    </w:p>
    <w:p w14:paraId="3AAA1DC1" w14:textId="77777777" w:rsidR="00F368F6" w:rsidRPr="00F368F6" w:rsidRDefault="00F368F6" w:rsidP="00F368F6">
      <w:pPr>
        <w:rPr>
          <w:lang w:val="en-US"/>
        </w:rPr>
      </w:pPr>
      <w:r w:rsidRPr="00F368F6">
        <w:rPr>
          <w:lang w:val="en-US"/>
        </w:rPr>
        <w:t xml:space="preserve">    "MonthsToFU": &lt;Numeric: float&gt;,</w:t>
      </w:r>
    </w:p>
    <w:p w14:paraId="2B444237" w14:textId="77777777" w:rsidR="00F368F6" w:rsidRPr="00F368F6" w:rsidRDefault="00F368F6" w:rsidP="00F368F6">
      <w:pPr>
        <w:rPr>
          <w:lang w:val="en-US"/>
        </w:rPr>
      </w:pPr>
      <w:r w:rsidRPr="00F368F6">
        <w:rPr>
          <w:lang w:val="en-US"/>
        </w:rPr>
        <w:t xml:space="preserve">    "FinalMRS": &lt;Numeric: integer</w:t>
      </w:r>
      <w:r w:rsidR="00600698">
        <w:rPr>
          <w:lang w:val="en-US"/>
        </w:rPr>
        <w:t xml:space="preserve"> (0-6)</w:t>
      </w:r>
      <w:r w:rsidRPr="00F368F6">
        <w:rPr>
          <w:lang w:val="en-US"/>
        </w:rPr>
        <w:t>&gt;,</w:t>
      </w:r>
    </w:p>
    <w:p w14:paraId="74AD0E4C" w14:textId="77777777" w:rsidR="00F368F6" w:rsidRPr="00F368F6" w:rsidRDefault="00F368F6" w:rsidP="00F368F6">
      <w:pPr>
        <w:rPr>
          <w:lang w:val="en-US"/>
        </w:rPr>
      </w:pPr>
      <w:r w:rsidRPr="00F368F6">
        <w:rPr>
          <w:lang w:val="en-US"/>
        </w:rPr>
        <w:t xml:space="preserve">    "Relapse": &lt;Binary: Yes encoded as 1, No encoded as 0&gt;</w:t>
      </w:r>
    </w:p>
    <w:p w14:paraId="2E0A5D0A" w14:textId="77777777" w:rsidR="00F368F6" w:rsidRPr="00F368F6" w:rsidRDefault="00F368F6" w:rsidP="00F368F6">
      <w:pPr>
        <w:rPr>
          <w:lang w:val="en-US"/>
        </w:rPr>
      </w:pPr>
      <w:r w:rsidRPr="00F368F6">
        <w:rPr>
          <w:lang w:val="en-US"/>
        </w:rPr>
        <w:t xml:space="preserve">  }</w:t>
      </w:r>
    </w:p>
    <w:p w14:paraId="5EA023F8" w14:textId="77777777" w:rsidR="00F368F6" w:rsidRPr="00F368F6" w:rsidRDefault="00F368F6" w:rsidP="00F368F6">
      <w:pPr>
        <w:rPr>
          <w:lang w:val="en-US"/>
        </w:rPr>
      </w:pPr>
      <w:r w:rsidRPr="00F368F6">
        <w:rPr>
          <w:lang w:val="en-US"/>
        </w:rPr>
        <w:t>]</w:t>
      </w:r>
    </w:p>
    <w:p w14:paraId="4090CB0B" w14:textId="77777777" w:rsidR="00B40A48" w:rsidRDefault="00F368F6" w:rsidP="00F368F6">
      <w:pPr>
        <w:rPr>
          <w:lang w:val="en-US"/>
        </w:rPr>
      </w:pPr>
      <w:r w:rsidRPr="00F368F6">
        <w:rPr>
          <w:lang w:val="en-US"/>
        </w:rPr>
        <w:t>"""</w:t>
      </w:r>
    </w:p>
    <w:bookmarkEnd w:id="5"/>
    <w:bookmarkEnd w:id="6"/>
    <w:bookmarkEnd w:id="7"/>
    <w:p w14:paraId="0DCA38B2" w14:textId="53CE5D31" w:rsidR="00FB2D8D" w:rsidDel="009F327C" w:rsidRDefault="00FB2D8D" w:rsidP="00F368F6">
      <w:pPr>
        <w:rPr>
          <w:del w:id="237" w:author="雅卉 蒋" w:date="2025-08-18T16:15:00Z"/>
          <w:lang w:val="en-US"/>
        </w:rPr>
      </w:pPr>
    </w:p>
    <w:p w14:paraId="21EDB405" w14:textId="534BE887" w:rsidR="00FB2D8D" w:rsidDel="009F327C" w:rsidRDefault="00FB2D8D" w:rsidP="00FB2D8D">
      <w:pPr>
        <w:pStyle w:val="ListParagraph"/>
        <w:numPr>
          <w:ilvl w:val="0"/>
          <w:numId w:val="1"/>
        </w:numPr>
        <w:rPr>
          <w:del w:id="238" w:author="雅卉 蒋" w:date="2025-08-18T16:15:00Z"/>
          <w:sz w:val="28"/>
          <w:szCs w:val="28"/>
          <w:lang w:val="en-US"/>
        </w:rPr>
      </w:pPr>
      <w:del w:id="239" w:author="雅卉 蒋" w:date="2025-08-18T16:15:00Z">
        <w:r w:rsidRPr="00FB2D8D" w:rsidDel="009F327C">
          <w:rPr>
            <w:sz w:val="28"/>
            <w:szCs w:val="28"/>
            <w:lang w:val="en-US"/>
          </w:rPr>
          <w:delText>In-context Knowledge Injection (+ G</w:delText>
        </w:r>
        <w:r w:rsidRPr="00FB2D8D" w:rsidDel="009F327C">
          <w:rPr>
            <w:rFonts w:hint="eastAsia"/>
            <w:sz w:val="28"/>
            <w:szCs w:val="28"/>
            <w:lang w:val="en-US"/>
          </w:rPr>
          <w:delText>uide</w:delText>
        </w:r>
        <w:r w:rsidRPr="00FB2D8D" w:rsidDel="009F327C">
          <w:rPr>
            <w:sz w:val="28"/>
            <w:szCs w:val="28"/>
            <w:lang w:val="en-US"/>
          </w:rPr>
          <w:delText xml:space="preserve"> on mRS)</w:delText>
        </w:r>
      </w:del>
    </w:p>
    <w:p w14:paraId="371FF5DD" w14:textId="2FE10D24" w:rsidR="00417B72" w:rsidDel="00BC279D" w:rsidRDefault="00417B72" w:rsidP="00417B72">
      <w:pPr>
        <w:pStyle w:val="ListParagraph"/>
        <w:numPr>
          <w:ilvl w:val="0"/>
          <w:numId w:val="5"/>
        </w:numPr>
        <w:rPr>
          <w:del w:id="240" w:author="雅卉 蒋" w:date="2025-08-15T12:09:00Z"/>
          <w:sz w:val="28"/>
          <w:szCs w:val="28"/>
          <w:lang w:val="en-US"/>
        </w:rPr>
      </w:pPr>
      <w:del w:id="241" w:author="雅卉 蒋" w:date="2025-08-15T12:09:00Z">
        <w:r w:rsidDel="00BC279D">
          <w:rPr>
            <w:sz w:val="28"/>
            <w:szCs w:val="28"/>
            <w:lang w:val="en-US"/>
          </w:rPr>
          <w:delText>Basic Version with Only One Table</w:delText>
        </w:r>
      </w:del>
    </w:p>
    <w:p w14:paraId="6027F527" w14:textId="2F7BECB7" w:rsidR="00FB2D8D" w:rsidRPr="00FB2D8D" w:rsidDel="00BC279D" w:rsidRDefault="00600698" w:rsidP="00FB2D8D">
      <w:pPr>
        <w:rPr>
          <w:del w:id="242" w:author="雅卉 蒋" w:date="2025-08-15T12:09:00Z"/>
          <w:moveFrom w:id="243" w:author="雅卉 蒋" w:date="2025-08-15T12:07:00Z"/>
          <w:lang w:val="en-US"/>
        </w:rPr>
      </w:pPr>
      <w:moveFromRangeStart w:id="244" w:author="雅卉 蒋" w:date="2025-08-15T12:07:00Z" w:name="move206152072"/>
      <w:moveFrom w:id="245" w:author="雅卉 蒋" w:date="2025-08-15T12:07:00Z">
        <w:del w:id="246" w:author="雅卉 蒋" w:date="2025-08-15T12:09:00Z">
          <w:r w:rsidDel="00BC279D">
            <w:rPr>
              <w:lang w:val="en-US"/>
            </w:rPr>
            <w:delText>D</w:delText>
          </w:r>
          <w:r w:rsidRPr="00D207AD" w:rsidDel="00BC279D">
            <w:rPr>
              <w:lang w:val="en-US"/>
            </w:rPr>
            <w:delText>irectly extract the</w:delText>
          </w:r>
          <w:r w:rsidDel="00BC279D">
            <w:rPr>
              <w:lang w:val="en-US"/>
            </w:rPr>
            <w:delText xml:space="preserve"> </w:delText>
          </w:r>
          <w:r w:rsidRPr="00FB2D8D" w:rsidDel="00BC279D">
            <w:rPr>
              <w:lang w:val="en-US"/>
            </w:rPr>
            <w:delText>"worst mRS in the acute phase" and "mRS at last follow-up"</w:delText>
          </w:r>
          <w:r w:rsidDel="00BC279D">
            <w:rPr>
              <w:lang w:val="en-US"/>
            </w:rPr>
            <w:delText xml:space="preserve"> </w:delText>
          </w:r>
          <w:r w:rsidDel="00BC279D">
            <w:rPr>
              <w:rFonts w:hint="eastAsia"/>
              <w:lang w:val="en-US"/>
            </w:rPr>
            <w:delText>if</w:delText>
          </w:r>
          <w:r w:rsidDel="00BC279D">
            <w:rPr>
              <w:lang w:val="en-US"/>
            </w:rPr>
            <w:delText xml:space="preserve"> they were provided in the publication text. Or if the value of</w:delText>
          </w:r>
          <w:r w:rsidRPr="00FB2D8D" w:rsidDel="00BC279D">
            <w:rPr>
              <w:lang w:val="en-US"/>
            </w:rPr>
            <w:delText xml:space="preserve"> </w:delText>
          </w:r>
          <w:r w:rsidDel="00BC279D">
            <w:rPr>
              <w:lang w:val="en-US"/>
            </w:rPr>
            <w:delText xml:space="preserve">mRS were not provided, evaluate the patient’s </w:delText>
          </w:r>
          <w:r w:rsidR="00FB2D8D" w:rsidRPr="00FB2D8D" w:rsidDel="00BC279D">
            <w:rPr>
              <w:lang w:val="en-US"/>
            </w:rPr>
            <w:delText>"worst mRS in the acute phase" and "mRS at last follow-up"</w:delText>
          </w:r>
          <w:r w:rsidDel="00BC279D">
            <w:rPr>
              <w:lang w:val="en-US"/>
            </w:rPr>
            <w:delText xml:space="preserve"> using</w:delText>
          </w:r>
          <w:r w:rsidR="00FB2D8D" w:rsidRPr="00FB2D8D" w:rsidDel="00BC279D">
            <w:rPr>
              <w:lang w:val="en-US"/>
            </w:rPr>
            <w:delText xml:space="preserve"> the modified Rankin Scale (mRS) scoring guides </w:delText>
          </w:r>
          <w:r w:rsidR="006722B9" w:rsidDel="00BC279D">
            <w:rPr>
              <w:lang w:val="en-US"/>
            </w:rPr>
            <w:delText>(</w:delText>
          </w:r>
          <w:commentRangeStart w:id="247"/>
          <w:r w:rsidR="006722B9" w:rsidRPr="006722B9" w:rsidDel="00BC279D">
            <w:rPr>
              <w:lang w:val="en-US"/>
            </w:rPr>
            <w:delText>Only use the clinical information provided</w:delText>
          </w:r>
          <w:r w:rsidR="006722B9" w:rsidDel="00BC279D">
            <w:rPr>
              <w:lang w:val="en-US"/>
            </w:rPr>
            <w:delText xml:space="preserve"> in the publication</w:delText>
          </w:r>
          <w:r w:rsidR="006722B9" w:rsidRPr="006722B9" w:rsidDel="00BC279D">
            <w:rPr>
              <w:lang w:val="en-US"/>
            </w:rPr>
            <w:delText>. Do NOT infer or invent any missing details</w:delText>
          </w:r>
          <w:commentRangeEnd w:id="247"/>
          <w:r w:rsidR="00F36932" w:rsidDel="00BC279D">
            <w:rPr>
              <w:rStyle w:val="CommentReference"/>
            </w:rPr>
            <w:commentReference w:id="247"/>
          </w:r>
          <w:r w:rsidR="006722B9" w:rsidDel="00BC279D">
            <w:rPr>
              <w:lang w:val="en-US"/>
            </w:rPr>
            <w:delText xml:space="preserve">.) </w:delText>
          </w:r>
          <w:r w:rsidR="00FB2D8D" w:rsidRPr="00FB2D8D" w:rsidDel="00BC279D">
            <w:rPr>
              <w:lang w:val="en-US"/>
            </w:rPr>
            <w:delText>as follows:</w:delText>
          </w:r>
        </w:del>
      </w:moveFrom>
    </w:p>
    <w:p w14:paraId="77F4B926" w14:textId="4B45455E" w:rsidR="00FB2D8D" w:rsidRPr="00FB2D8D" w:rsidDel="00BC279D" w:rsidRDefault="00FB2D8D" w:rsidP="00FB2D8D">
      <w:pPr>
        <w:rPr>
          <w:del w:id="248" w:author="雅卉 蒋" w:date="2025-08-15T12:09:00Z"/>
          <w:moveFrom w:id="249" w:author="雅卉 蒋" w:date="2025-08-15T12:07:00Z"/>
          <w:lang w:val="en-US"/>
        </w:rPr>
      </w:pPr>
      <w:moveFrom w:id="250" w:author="雅卉 蒋" w:date="2025-08-15T12:07:00Z">
        <w:del w:id="251" w:author="雅卉 蒋" w:date="2025-08-15T12:09:00Z">
          <w:r w:rsidRPr="00FB2D8D" w:rsidDel="00BC279D">
            <w:rPr>
              <w:lang w:val="en-US"/>
            </w:rPr>
            <w:delText>Score - Description - Comments</w:delText>
          </w:r>
        </w:del>
      </w:moveFrom>
    </w:p>
    <w:p w14:paraId="026FDACC" w14:textId="2CF1CE43" w:rsidR="00FB2D8D" w:rsidRPr="00FB2D8D" w:rsidDel="00BC279D" w:rsidRDefault="00FB2D8D" w:rsidP="00FB2D8D">
      <w:pPr>
        <w:rPr>
          <w:del w:id="252" w:author="雅卉 蒋" w:date="2025-08-15T12:09:00Z"/>
          <w:moveFrom w:id="253" w:author="雅卉 蒋" w:date="2025-08-15T12:07:00Z"/>
          <w:lang w:val="en-US"/>
        </w:rPr>
      </w:pPr>
      <w:moveFrom w:id="254" w:author="雅卉 蒋" w:date="2025-08-15T12:07:00Z">
        <w:del w:id="255" w:author="雅卉 蒋" w:date="2025-08-15T12:09:00Z">
          <w:r w:rsidRPr="00FB2D8D" w:rsidDel="00BC279D">
            <w:rPr>
              <w:lang w:val="en-US"/>
            </w:rPr>
            <w:delText>0 - No symptoms</w:delText>
          </w:r>
        </w:del>
      </w:moveFrom>
    </w:p>
    <w:p w14:paraId="18297E7B" w14:textId="58BD2D6D" w:rsidR="00FB2D8D" w:rsidRPr="00FB2D8D" w:rsidDel="00BC279D" w:rsidRDefault="00FB2D8D" w:rsidP="00FB2D8D">
      <w:pPr>
        <w:rPr>
          <w:del w:id="256" w:author="雅卉 蒋" w:date="2025-08-15T12:09:00Z"/>
          <w:moveFrom w:id="257" w:author="雅卉 蒋" w:date="2025-08-15T12:07:00Z"/>
          <w:lang w:val="en-US"/>
        </w:rPr>
      </w:pPr>
      <w:moveFrom w:id="258" w:author="雅卉 蒋" w:date="2025-08-15T12:07:00Z">
        <w:del w:id="259" w:author="雅卉 蒋" w:date="2025-08-15T12:09:00Z">
          <w:r w:rsidRPr="00FB2D8D" w:rsidDel="00BC279D">
            <w:rPr>
              <w:lang w:val="en-US"/>
            </w:rPr>
            <w:delText>1 - Non-disabling symptoms that do not interfere with the daily activity and playing/learning habits of the child - Playing/learning habits includes attending school or kindergarten</w:delText>
          </w:r>
        </w:del>
      </w:moveFrom>
    </w:p>
    <w:p w14:paraId="0AE5FB46" w14:textId="34789697" w:rsidR="00FB2D8D" w:rsidRPr="00FB2D8D" w:rsidDel="00BC279D" w:rsidRDefault="00FB2D8D" w:rsidP="00FB2D8D">
      <w:pPr>
        <w:rPr>
          <w:del w:id="260" w:author="雅卉 蒋" w:date="2025-08-15T12:09:00Z"/>
          <w:moveFrom w:id="261" w:author="雅卉 蒋" w:date="2025-08-15T12:07:00Z"/>
          <w:lang w:val="en-US"/>
        </w:rPr>
      </w:pPr>
      <w:moveFrom w:id="262" w:author="雅卉 蒋" w:date="2025-08-15T12:07:00Z">
        <w:del w:id="263" w:author="雅卉 蒋" w:date="2025-08-15T12:09:00Z">
          <w:r w:rsidRPr="00FB2D8D" w:rsidDel="00BC279D">
            <w:rPr>
              <w:lang w:val="en-US"/>
            </w:rPr>
            <w:delText>2 - Minor symptoms that lead to some restriction in daily activity and playing/learning habits of the child, but do not interfere with the age-appropriate basic functions - Basic functions: drinking, eating, dressing, undressing, combing, washing, bathing; Symptoms: may include minor physical, cognitive and/or relational symptoms</w:delText>
          </w:r>
        </w:del>
      </w:moveFrom>
    </w:p>
    <w:p w14:paraId="33E55498" w14:textId="5FCEC81C" w:rsidR="00FB2D8D" w:rsidRPr="00FB2D8D" w:rsidDel="00BC279D" w:rsidRDefault="00FB2D8D" w:rsidP="00FB2D8D">
      <w:pPr>
        <w:rPr>
          <w:del w:id="264" w:author="雅卉 蒋" w:date="2025-08-15T12:09:00Z"/>
          <w:moveFrom w:id="265" w:author="雅卉 蒋" w:date="2025-08-15T12:07:00Z"/>
          <w:lang w:val="en-US"/>
        </w:rPr>
      </w:pPr>
      <w:moveFrom w:id="266" w:author="雅卉 蒋" w:date="2025-08-15T12:07:00Z">
        <w:del w:id="267" w:author="雅卉 蒋" w:date="2025-08-15T12:09:00Z">
          <w:r w:rsidRPr="00FB2D8D" w:rsidDel="00BC279D">
            <w:rPr>
              <w:lang w:val="en-US"/>
            </w:rPr>
            <w:delText>3 - Moderate symptoms that significantly interfere with the daily activity and playing/learning habits or prevent total independence in age-appropriate basic functions - Basic functions and symptoms as above</w:delText>
          </w:r>
        </w:del>
      </w:moveFrom>
    </w:p>
    <w:p w14:paraId="7FEB0C7A" w14:textId="14069D62" w:rsidR="00FB2D8D" w:rsidRPr="00FB2D8D" w:rsidDel="00BC279D" w:rsidRDefault="00FB2D8D" w:rsidP="00FB2D8D">
      <w:pPr>
        <w:rPr>
          <w:del w:id="268" w:author="雅卉 蒋" w:date="2025-08-15T12:09:00Z"/>
          <w:moveFrom w:id="269" w:author="雅卉 蒋" w:date="2025-08-15T12:07:00Z"/>
          <w:lang w:val="en-US"/>
        </w:rPr>
      </w:pPr>
      <w:moveFrom w:id="270" w:author="雅卉 蒋" w:date="2025-08-15T12:07:00Z">
        <w:del w:id="271" w:author="雅卉 蒋" w:date="2025-08-15T12:09:00Z">
          <w:r w:rsidRPr="00FB2D8D" w:rsidDel="00BC279D">
            <w:rPr>
              <w:lang w:val="en-US"/>
            </w:rPr>
            <w:delText>4 - Moderately severe symptoms that clearly prevent independence in basic functions as would be appropriate for age, although patient does not need a constant attention - Basic functions and symptoms as above</w:delText>
          </w:r>
        </w:del>
      </w:moveFrom>
    </w:p>
    <w:p w14:paraId="774AAC89" w14:textId="45E2A981" w:rsidR="00FB2D8D" w:rsidRPr="00FB2D8D" w:rsidDel="00BC279D" w:rsidRDefault="00FB2D8D" w:rsidP="00FB2D8D">
      <w:pPr>
        <w:rPr>
          <w:del w:id="272" w:author="雅卉 蒋" w:date="2025-08-15T12:09:00Z"/>
          <w:moveFrom w:id="273" w:author="雅卉 蒋" w:date="2025-08-15T12:07:00Z"/>
          <w:lang w:val="en-US"/>
        </w:rPr>
      </w:pPr>
      <w:moveFrom w:id="274" w:author="雅卉 蒋" w:date="2025-08-15T12:07:00Z">
        <w:del w:id="275" w:author="雅卉 蒋" w:date="2025-08-15T12:09:00Z">
          <w:r w:rsidRPr="00FB2D8D" w:rsidDel="00BC279D">
            <w:rPr>
              <w:lang w:val="en-US"/>
            </w:rPr>
            <w:delText>5 - Severely disabled, totally dependent, requires constant attention - Bed-bound; May have impaired consciousness, agitation, dysautonomia, severe movement disorder</w:delText>
          </w:r>
        </w:del>
      </w:moveFrom>
    </w:p>
    <w:p w14:paraId="06CA0CAB" w14:textId="469F1A21" w:rsidR="00417B72" w:rsidRPr="00417B72" w:rsidDel="00BC279D" w:rsidRDefault="00417B72" w:rsidP="00417B72">
      <w:pPr>
        <w:rPr>
          <w:del w:id="276" w:author="雅卉 蒋" w:date="2025-08-15T12:09:00Z"/>
          <w:moveFrom w:id="277" w:author="雅卉 蒋" w:date="2025-08-15T12:07:00Z"/>
          <w:lang w:val="en-US"/>
        </w:rPr>
      </w:pPr>
      <w:moveFrom w:id="278" w:author="雅卉 蒋" w:date="2025-08-15T12:07:00Z">
        <w:del w:id="279" w:author="雅卉 蒋" w:date="2025-08-15T12:09:00Z">
          <w:r w:rsidDel="00BC279D">
            <w:rPr>
              <w:lang w:val="en-US"/>
            </w:rPr>
            <w:delText>6 -</w:delText>
          </w:r>
          <w:r w:rsidR="00FB2D8D" w:rsidRPr="00417B72" w:rsidDel="00BC279D">
            <w:rPr>
              <w:lang w:val="en-US"/>
            </w:rPr>
            <w:delText xml:space="preserve"> Dead</w:delText>
          </w:r>
        </w:del>
      </w:moveFrom>
    </w:p>
    <w:moveFromRangeEnd w:id="244"/>
    <w:p w14:paraId="1054AA35" w14:textId="318BDEB9" w:rsidR="00417B72" w:rsidDel="00BC279D" w:rsidRDefault="00417B72" w:rsidP="00417B72">
      <w:pPr>
        <w:pStyle w:val="ListParagraph"/>
        <w:numPr>
          <w:ilvl w:val="0"/>
          <w:numId w:val="5"/>
        </w:numPr>
        <w:rPr>
          <w:del w:id="280" w:author="雅卉 蒋" w:date="2025-08-15T12:09:00Z"/>
          <w:sz w:val="28"/>
          <w:szCs w:val="28"/>
          <w:lang w:val="en-US"/>
        </w:rPr>
      </w:pPr>
      <w:del w:id="281" w:author="雅卉 蒋" w:date="2025-08-15T12:09:00Z">
        <w:r w:rsidDel="00BC279D">
          <w:rPr>
            <w:sz w:val="28"/>
            <w:szCs w:val="28"/>
            <w:lang w:val="en-US"/>
          </w:rPr>
          <w:delText>Advanced Version with Three Tables</w:delText>
        </w:r>
      </w:del>
    </w:p>
    <w:p w14:paraId="1B125B91" w14:textId="4747BEE5" w:rsidR="006722B9" w:rsidRPr="00FB2D8D" w:rsidDel="006B6046" w:rsidRDefault="006722B9" w:rsidP="006722B9">
      <w:pPr>
        <w:rPr>
          <w:del w:id="282" w:author="雅卉 蒋" w:date="2025-08-15T10:59:00Z"/>
          <w:lang w:val="en-US"/>
        </w:rPr>
      </w:pPr>
      <w:del w:id="283" w:author="雅卉 蒋" w:date="2025-08-18T16:15:00Z">
        <w:r w:rsidDel="009F327C">
          <w:rPr>
            <w:lang w:val="en-US"/>
          </w:rPr>
          <w:delText>D</w:delText>
        </w:r>
        <w:r w:rsidRPr="00D207AD" w:rsidDel="009F327C">
          <w:rPr>
            <w:lang w:val="en-US"/>
          </w:rPr>
          <w:delText>irectly extract the</w:delText>
        </w:r>
        <w:r w:rsidDel="009F327C">
          <w:rPr>
            <w:lang w:val="en-US"/>
          </w:rPr>
          <w:delText xml:space="preserve"> </w:delText>
        </w:r>
        <w:r w:rsidRPr="00FB2D8D" w:rsidDel="009F327C">
          <w:rPr>
            <w:lang w:val="en-US"/>
          </w:rPr>
          <w:delText>"worst mRS in the acute phase" and "mRS at last follow-up"</w:delText>
        </w:r>
        <w:r w:rsidDel="009F327C">
          <w:rPr>
            <w:lang w:val="en-US"/>
          </w:rPr>
          <w:delText xml:space="preserve"> </w:delText>
        </w:r>
        <w:r w:rsidDel="009F327C">
          <w:rPr>
            <w:rFonts w:hint="eastAsia"/>
            <w:lang w:val="en-US"/>
          </w:rPr>
          <w:delText>if</w:delText>
        </w:r>
        <w:r w:rsidDel="009F327C">
          <w:rPr>
            <w:lang w:val="en-US"/>
          </w:rPr>
          <w:delText xml:space="preserve"> they were provided in the publication text. Or if the value of</w:delText>
        </w:r>
        <w:r w:rsidRPr="00FB2D8D" w:rsidDel="009F327C">
          <w:rPr>
            <w:lang w:val="en-US"/>
          </w:rPr>
          <w:delText xml:space="preserve"> </w:delText>
        </w:r>
        <w:r w:rsidDel="009F327C">
          <w:rPr>
            <w:lang w:val="en-US"/>
          </w:rPr>
          <w:delText xml:space="preserve">mRS were not provided, evaluate the patient’s </w:delText>
        </w:r>
        <w:r w:rsidRPr="00FB2D8D" w:rsidDel="009F327C">
          <w:rPr>
            <w:lang w:val="en-US"/>
          </w:rPr>
          <w:delText>"worst mRS in the acute phase" and "mRS at last follow-up"</w:delText>
        </w:r>
        <w:r w:rsidDel="009F327C">
          <w:rPr>
            <w:lang w:val="en-US"/>
          </w:rPr>
          <w:delText xml:space="preserve"> using</w:delText>
        </w:r>
        <w:r w:rsidRPr="00FB2D8D" w:rsidDel="009F327C">
          <w:rPr>
            <w:lang w:val="en-US"/>
          </w:rPr>
          <w:delText xml:space="preserve"> the modified Rankin Scale (mRS) scoring guides </w:delText>
        </w:r>
      </w:del>
      <w:del w:id="284" w:author="雅卉 蒋" w:date="2025-08-15T10:59:00Z">
        <w:r w:rsidDel="006B6046">
          <w:rPr>
            <w:lang w:val="en-US"/>
          </w:rPr>
          <w:delText>(</w:delText>
        </w:r>
        <w:r w:rsidRPr="006722B9" w:rsidDel="006B6046">
          <w:rPr>
            <w:lang w:val="en-US"/>
          </w:rPr>
          <w:delText>Only use the clinical information provided</w:delText>
        </w:r>
        <w:r w:rsidDel="006B6046">
          <w:rPr>
            <w:lang w:val="en-US"/>
          </w:rPr>
          <w:delText xml:space="preserve"> in the publication</w:delText>
        </w:r>
        <w:r w:rsidRPr="006722B9" w:rsidDel="006B6046">
          <w:rPr>
            <w:lang w:val="en-US"/>
          </w:rPr>
          <w:delText>. Do NOT infer or invent any missing details</w:delText>
        </w:r>
        <w:r w:rsidDel="006B6046">
          <w:rPr>
            <w:lang w:val="en-US"/>
          </w:rPr>
          <w:delText xml:space="preserve">.) </w:delText>
        </w:r>
      </w:del>
      <w:del w:id="285" w:author="雅卉 蒋" w:date="2025-08-18T16:15:00Z">
        <w:r w:rsidRPr="00FB2D8D" w:rsidDel="009F327C">
          <w:rPr>
            <w:lang w:val="en-US"/>
          </w:rPr>
          <w:delText>as follows:</w:delText>
        </w:r>
      </w:del>
    </w:p>
    <w:p w14:paraId="2A4F98E0" w14:textId="26733EBF" w:rsidR="006722B9" w:rsidRPr="00FB2D8D" w:rsidDel="009F327C" w:rsidRDefault="006722B9" w:rsidP="00417B72">
      <w:pPr>
        <w:rPr>
          <w:del w:id="286" w:author="雅卉 蒋" w:date="2025-08-18T16:15:00Z"/>
          <w:lang w:val="en-US"/>
        </w:rPr>
      </w:pPr>
    </w:p>
    <w:p w14:paraId="4AA8A2FD" w14:textId="59E6AE5E" w:rsidR="00417B72" w:rsidRPr="00417B72" w:rsidDel="009F327C" w:rsidRDefault="006722B9" w:rsidP="00417B72">
      <w:pPr>
        <w:rPr>
          <w:del w:id="287" w:author="雅卉 蒋" w:date="2025-08-18T16:15:00Z"/>
          <w:lang w:val="en-US"/>
        </w:rPr>
      </w:pPr>
      <w:del w:id="288" w:author="雅卉 蒋" w:date="2025-08-18T16:15:00Z">
        <w:r w:rsidDel="009F327C">
          <w:rPr>
            <w:lang w:val="en-US"/>
          </w:rPr>
          <w:delText>T</w:delText>
        </w:r>
        <w:r w:rsidDel="009F327C">
          <w:rPr>
            <w:rFonts w:hint="eastAsia"/>
            <w:lang w:val="en-US"/>
          </w:rPr>
          <w:delText>able</w:delText>
        </w:r>
        <w:r w:rsidDel="009F327C">
          <w:rPr>
            <w:lang w:val="en-US"/>
          </w:rPr>
          <w:delText xml:space="preserve"> 1 - </w:delText>
        </w:r>
        <w:r w:rsidRPr="006722B9" w:rsidDel="009F327C">
          <w:rPr>
            <w:lang w:val="en-US"/>
          </w:rPr>
          <w:delText>Applicable to both adults and children</w:delText>
        </w:r>
        <w:r w:rsidR="00417B72" w:rsidRPr="00417B72" w:rsidDel="009F327C">
          <w:rPr>
            <w:lang w:val="en-US"/>
          </w:rPr>
          <w:delText>:</w:delText>
        </w:r>
      </w:del>
    </w:p>
    <w:p w14:paraId="4281A70A" w14:textId="2A52095A" w:rsidR="00417B72" w:rsidRPr="00FB2D8D" w:rsidDel="009F327C" w:rsidRDefault="00417B72" w:rsidP="00417B72">
      <w:pPr>
        <w:rPr>
          <w:del w:id="289" w:author="雅卉 蒋" w:date="2025-08-18T16:15:00Z"/>
          <w:lang w:val="en-US"/>
        </w:rPr>
      </w:pPr>
      <w:del w:id="290" w:author="雅卉 蒋" w:date="2025-08-18T16:15:00Z">
        <w:r w:rsidRPr="00FB2D8D" w:rsidDel="009F327C">
          <w:rPr>
            <w:lang w:val="en-US"/>
          </w:rPr>
          <w:delText>Score - Description - Comments</w:delText>
        </w:r>
      </w:del>
    </w:p>
    <w:p w14:paraId="02F21064" w14:textId="5A828D9D" w:rsidR="00417B72" w:rsidRPr="00FB2D8D" w:rsidDel="009F327C" w:rsidRDefault="00417B72" w:rsidP="00417B72">
      <w:pPr>
        <w:rPr>
          <w:del w:id="291" w:author="雅卉 蒋" w:date="2025-08-18T16:15:00Z"/>
          <w:lang w:val="en-US"/>
        </w:rPr>
      </w:pPr>
      <w:del w:id="292" w:author="雅卉 蒋" w:date="2025-08-18T16:15:00Z">
        <w:r w:rsidRPr="00FB2D8D" w:rsidDel="009F327C">
          <w:rPr>
            <w:lang w:val="en-US"/>
          </w:rPr>
          <w:delText>0 - No symptoms</w:delText>
        </w:r>
      </w:del>
    </w:p>
    <w:p w14:paraId="1B6B7312" w14:textId="03D47153" w:rsidR="00417B72" w:rsidRPr="00FB2D8D" w:rsidDel="009F327C" w:rsidRDefault="00417B72" w:rsidP="00417B72">
      <w:pPr>
        <w:rPr>
          <w:del w:id="293" w:author="雅卉 蒋" w:date="2025-08-18T16:15:00Z"/>
          <w:lang w:val="en-US"/>
        </w:rPr>
      </w:pPr>
      <w:del w:id="294" w:author="雅卉 蒋" w:date="2025-08-18T16:15:00Z">
        <w:r w:rsidRPr="00FB2D8D" w:rsidDel="009F327C">
          <w:rPr>
            <w:lang w:val="en-US"/>
          </w:rPr>
          <w:delText>1 - Non-disabling symptoms that do not interfere with the daily activity and playing/learning habits of the child - Playing/learning habits includes attending school or kindergarten</w:delText>
        </w:r>
      </w:del>
    </w:p>
    <w:p w14:paraId="042A2980" w14:textId="59028785" w:rsidR="00417B72" w:rsidRPr="00FB2D8D" w:rsidDel="009F327C" w:rsidRDefault="00417B72" w:rsidP="00417B72">
      <w:pPr>
        <w:rPr>
          <w:del w:id="295" w:author="雅卉 蒋" w:date="2025-08-18T16:15:00Z"/>
          <w:lang w:val="en-US"/>
        </w:rPr>
      </w:pPr>
      <w:del w:id="296" w:author="雅卉 蒋" w:date="2025-08-18T16:15:00Z">
        <w:r w:rsidRPr="00FB2D8D" w:rsidDel="009F327C">
          <w:rPr>
            <w:lang w:val="en-US"/>
          </w:rPr>
          <w:delText>2 - Minor symptoms that lead to some restriction in daily activity and playing/learning habits of the child, but do not interfere with the age-appropriate basic functions - Basic functions: drinking, eating, dressing, undressing, combing, washing, bathing; Symptoms: may include minor physical, cognitive and/or relational symptoms</w:delText>
        </w:r>
      </w:del>
    </w:p>
    <w:p w14:paraId="6086C134" w14:textId="4C838084" w:rsidR="00417B72" w:rsidRPr="00FB2D8D" w:rsidDel="009F327C" w:rsidRDefault="00417B72" w:rsidP="00417B72">
      <w:pPr>
        <w:rPr>
          <w:del w:id="297" w:author="雅卉 蒋" w:date="2025-08-18T16:15:00Z"/>
          <w:lang w:val="en-US"/>
        </w:rPr>
      </w:pPr>
      <w:del w:id="298" w:author="雅卉 蒋" w:date="2025-08-18T16:15:00Z">
        <w:r w:rsidRPr="00FB2D8D" w:rsidDel="009F327C">
          <w:rPr>
            <w:lang w:val="en-US"/>
          </w:rPr>
          <w:delText>3 - Moderate symptoms that significantly interfere with the daily activity and playing/learning habits or prevent total independence in age-appropriate basic functions - Basic functions and symptoms as above</w:delText>
        </w:r>
      </w:del>
    </w:p>
    <w:p w14:paraId="2CAEE074" w14:textId="75130CC7" w:rsidR="00417B72" w:rsidRPr="00FB2D8D" w:rsidDel="009F327C" w:rsidRDefault="00417B72" w:rsidP="00417B72">
      <w:pPr>
        <w:rPr>
          <w:del w:id="299" w:author="雅卉 蒋" w:date="2025-08-18T16:15:00Z"/>
          <w:lang w:val="en-US"/>
        </w:rPr>
      </w:pPr>
      <w:del w:id="300" w:author="雅卉 蒋" w:date="2025-08-18T16:15:00Z">
        <w:r w:rsidRPr="00FB2D8D" w:rsidDel="009F327C">
          <w:rPr>
            <w:lang w:val="en-US"/>
          </w:rPr>
          <w:delText>4 - Moderately severe symptoms that clearly prevent independence in basic functions as would be appropriate for age, although patient does not need a constant attention - Basic functions and symptoms as above</w:delText>
        </w:r>
      </w:del>
    </w:p>
    <w:p w14:paraId="4BE57F95" w14:textId="460EFFD9" w:rsidR="00417B72" w:rsidRPr="00FB2D8D" w:rsidDel="009F327C" w:rsidRDefault="00417B72" w:rsidP="00417B72">
      <w:pPr>
        <w:rPr>
          <w:del w:id="301" w:author="雅卉 蒋" w:date="2025-08-18T16:15:00Z"/>
          <w:lang w:val="en-US"/>
        </w:rPr>
      </w:pPr>
      <w:del w:id="302" w:author="雅卉 蒋" w:date="2025-08-18T16:15:00Z">
        <w:r w:rsidRPr="00FB2D8D" w:rsidDel="009F327C">
          <w:rPr>
            <w:lang w:val="en-US"/>
          </w:rPr>
          <w:delText>5 - Severely disabled, totally dependent, requires constant attention - Bed-bound; May have impaired consciousness, agitation, dysautonomia, severe movement disorder</w:delText>
        </w:r>
      </w:del>
    </w:p>
    <w:p w14:paraId="3E5C4EDF" w14:textId="2F48693B" w:rsidR="00417B72" w:rsidDel="009F327C" w:rsidRDefault="00417B72" w:rsidP="00417B72">
      <w:pPr>
        <w:rPr>
          <w:del w:id="303" w:author="雅卉 蒋" w:date="2025-08-18T16:15:00Z"/>
          <w:lang w:val="en-US"/>
        </w:rPr>
      </w:pPr>
      <w:del w:id="304" w:author="雅卉 蒋" w:date="2025-08-18T16:15:00Z">
        <w:r w:rsidDel="009F327C">
          <w:rPr>
            <w:lang w:val="en-US"/>
          </w:rPr>
          <w:delText>6 -</w:delText>
        </w:r>
        <w:r w:rsidRPr="00417B72" w:rsidDel="009F327C">
          <w:rPr>
            <w:lang w:val="en-US"/>
          </w:rPr>
          <w:delText xml:space="preserve"> Dead</w:delText>
        </w:r>
      </w:del>
    </w:p>
    <w:p w14:paraId="764A8F62" w14:textId="0BCF0E5D" w:rsidR="00600698" w:rsidRPr="00600698" w:rsidDel="009F327C" w:rsidRDefault="006722B9" w:rsidP="00600698">
      <w:pPr>
        <w:rPr>
          <w:del w:id="305" w:author="雅卉 蒋" w:date="2025-08-18T16:15:00Z"/>
          <w:lang w:val="en-US"/>
        </w:rPr>
      </w:pPr>
      <w:del w:id="306" w:author="雅卉 蒋" w:date="2025-08-18T16:15:00Z">
        <w:r w:rsidDel="009F327C">
          <w:rPr>
            <w:lang w:val="en-US"/>
          </w:rPr>
          <w:delText>T</w:delText>
        </w:r>
        <w:r w:rsidDel="009F327C">
          <w:rPr>
            <w:rFonts w:hint="eastAsia"/>
            <w:lang w:val="en-US"/>
          </w:rPr>
          <w:delText>able</w:delText>
        </w:r>
        <w:r w:rsidDel="009F327C">
          <w:rPr>
            <w:lang w:val="en-US"/>
          </w:rPr>
          <w:delText xml:space="preserve"> 2 - </w:delText>
        </w:r>
        <w:r w:rsidR="00600698" w:rsidRPr="00600698" w:rsidDel="009F327C">
          <w:rPr>
            <w:lang w:val="en-US"/>
          </w:rPr>
          <w:delText>For adults (=&gt; 18 years old):</w:delText>
        </w:r>
      </w:del>
    </w:p>
    <w:p w14:paraId="256BA2A8" w14:textId="7CD29187" w:rsidR="00600698" w:rsidRPr="00600698" w:rsidDel="009F327C" w:rsidRDefault="00600698" w:rsidP="00600698">
      <w:pPr>
        <w:rPr>
          <w:del w:id="307" w:author="雅卉 蒋" w:date="2025-08-18T16:15:00Z"/>
          <w:lang w:val="en-US"/>
        </w:rPr>
      </w:pPr>
      <w:del w:id="308" w:author="雅卉 蒋" w:date="2025-08-18T16:15:00Z">
        <w:r w:rsidRPr="00600698" w:rsidDel="009F327C">
          <w:rPr>
            <w:lang w:val="en-US"/>
          </w:rPr>
          <w:delText>0 - no symptoms</w:delText>
        </w:r>
      </w:del>
    </w:p>
    <w:p w14:paraId="2D4BCAD8" w14:textId="311B05CB" w:rsidR="00600698" w:rsidRPr="00600698" w:rsidDel="009F327C" w:rsidRDefault="00600698" w:rsidP="00600698">
      <w:pPr>
        <w:rPr>
          <w:del w:id="309" w:author="雅卉 蒋" w:date="2025-08-18T16:15:00Z"/>
          <w:lang w:val="en-US"/>
        </w:rPr>
      </w:pPr>
      <w:del w:id="310" w:author="雅卉 蒋" w:date="2025-08-18T16:15:00Z">
        <w:r w:rsidRPr="00600698" w:rsidDel="009F327C">
          <w:rPr>
            <w:lang w:val="en-US"/>
          </w:rPr>
          <w:delText>1 - mild deficit without significant disability; capable of performing all usual duties and activities</w:delText>
        </w:r>
      </w:del>
    </w:p>
    <w:p w14:paraId="4FB182B4" w14:textId="2029DF60" w:rsidR="00600698" w:rsidRPr="00600698" w:rsidDel="009F327C" w:rsidRDefault="00600698" w:rsidP="00600698">
      <w:pPr>
        <w:rPr>
          <w:del w:id="311" w:author="雅卉 蒋" w:date="2025-08-18T16:15:00Z"/>
          <w:lang w:val="en-US"/>
        </w:rPr>
      </w:pPr>
      <w:del w:id="312" w:author="雅卉 蒋" w:date="2025-08-18T16:15:00Z">
        <w:r w:rsidRPr="00600698" w:rsidDel="009F327C">
          <w:rPr>
            <w:lang w:val="en-US"/>
          </w:rPr>
          <w:delText>2 - mild disability; unable to carry out all previous activities, but able to manage own affairs without any assistance</w:delText>
        </w:r>
      </w:del>
    </w:p>
    <w:p w14:paraId="67F0231B" w14:textId="08337B48" w:rsidR="00600698" w:rsidRPr="00600698" w:rsidDel="009F327C" w:rsidRDefault="00600698" w:rsidP="00600698">
      <w:pPr>
        <w:rPr>
          <w:del w:id="313" w:author="雅卉 蒋" w:date="2025-08-18T16:15:00Z"/>
          <w:lang w:val="en-US"/>
        </w:rPr>
      </w:pPr>
      <w:del w:id="314" w:author="雅卉 蒋" w:date="2025-08-18T16:15:00Z">
        <w:r w:rsidRPr="00600698" w:rsidDel="009F327C">
          <w:rPr>
            <w:lang w:val="en-US"/>
          </w:rPr>
          <w:delText>3 - moderate disability, the patient requires assistance with some activities; able to walk without another person’s help</w:delText>
        </w:r>
      </w:del>
    </w:p>
    <w:p w14:paraId="027FBC59" w14:textId="24AA34B8" w:rsidR="00600698" w:rsidRPr="00600698" w:rsidDel="009F327C" w:rsidRDefault="00600698" w:rsidP="00600698">
      <w:pPr>
        <w:rPr>
          <w:del w:id="315" w:author="雅卉 蒋" w:date="2025-08-18T16:15:00Z"/>
          <w:lang w:val="en-US"/>
        </w:rPr>
      </w:pPr>
      <w:del w:id="316" w:author="雅卉 蒋" w:date="2025-08-18T16:15:00Z">
        <w:r w:rsidRPr="00600698" w:rsidDel="009F327C">
          <w:rPr>
            <w:lang w:val="en-US"/>
          </w:rPr>
          <w:delText>4 - unable to walk and attend to bodily needs without assistance</w:delText>
        </w:r>
      </w:del>
    </w:p>
    <w:p w14:paraId="79694745" w14:textId="345B787A" w:rsidR="00600698" w:rsidRPr="00600698" w:rsidDel="009F327C" w:rsidRDefault="00600698" w:rsidP="00600698">
      <w:pPr>
        <w:rPr>
          <w:del w:id="317" w:author="雅卉 蒋" w:date="2025-08-18T16:15:00Z"/>
          <w:lang w:val="en-US"/>
        </w:rPr>
      </w:pPr>
      <w:del w:id="318" w:author="雅卉 蒋" w:date="2025-08-18T16:15:00Z">
        <w:r w:rsidRPr="00600698" w:rsidDel="009F327C">
          <w:rPr>
            <w:lang w:val="en-US"/>
          </w:rPr>
          <w:delText>5 - bedridden; incontinent, requiring constant nursing care</w:delText>
        </w:r>
      </w:del>
    </w:p>
    <w:p w14:paraId="56E010F6" w14:textId="3B9EB932" w:rsidR="00600698" w:rsidRPr="00600698" w:rsidDel="009F327C" w:rsidRDefault="00600698" w:rsidP="00600698">
      <w:pPr>
        <w:rPr>
          <w:del w:id="319" w:author="雅卉 蒋" w:date="2025-08-18T16:15:00Z"/>
          <w:lang w:val="en-US"/>
        </w:rPr>
      </w:pPr>
      <w:del w:id="320" w:author="雅卉 蒋" w:date="2025-08-18T16:15:00Z">
        <w:r w:rsidRPr="00600698" w:rsidDel="009F327C">
          <w:rPr>
            <w:lang w:val="en-US"/>
          </w:rPr>
          <w:delText>6 - dead</w:delText>
        </w:r>
      </w:del>
    </w:p>
    <w:p w14:paraId="6CF797B0" w14:textId="47FD2C1E" w:rsidR="00600698" w:rsidRPr="00600698" w:rsidDel="009F327C" w:rsidRDefault="006722B9" w:rsidP="00600698">
      <w:pPr>
        <w:rPr>
          <w:del w:id="321" w:author="雅卉 蒋" w:date="2025-08-18T16:15:00Z"/>
          <w:lang w:val="en-US"/>
        </w:rPr>
      </w:pPr>
      <w:del w:id="322" w:author="雅卉 蒋" w:date="2025-08-18T16:15:00Z">
        <w:r w:rsidDel="009F327C">
          <w:rPr>
            <w:lang w:val="en-US"/>
          </w:rPr>
          <w:delText>T</w:delText>
        </w:r>
        <w:r w:rsidDel="009F327C">
          <w:rPr>
            <w:rFonts w:hint="eastAsia"/>
            <w:lang w:val="en-US"/>
          </w:rPr>
          <w:delText>able</w:delText>
        </w:r>
        <w:r w:rsidDel="009F327C">
          <w:rPr>
            <w:lang w:val="en-US"/>
          </w:rPr>
          <w:delText xml:space="preserve"> 3 - </w:delText>
        </w:r>
        <w:r w:rsidR="00600698" w:rsidRPr="00600698" w:rsidDel="009F327C">
          <w:rPr>
            <w:lang w:val="en-US"/>
          </w:rPr>
          <w:delText>For children (&lt; 18 years old):</w:delText>
        </w:r>
      </w:del>
    </w:p>
    <w:p w14:paraId="71833179" w14:textId="49BDA652" w:rsidR="00600698" w:rsidRPr="00600698" w:rsidDel="009F327C" w:rsidRDefault="00600698" w:rsidP="00600698">
      <w:pPr>
        <w:rPr>
          <w:del w:id="323" w:author="雅卉 蒋" w:date="2025-08-18T16:15:00Z"/>
          <w:lang w:val="en-US"/>
        </w:rPr>
      </w:pPr>
      <w:del w:id="324" w:author="雅卉 蒋" w:date="2025-08-18T16:15:00Z">
        <w:r w:rsidRPr="00600698" w:rsidDel="009F327C">
          <w:rPr>
            <w:lang w:val="en-US"/>
          </w:rPr>
          <w:delText>0 - No symptoms at all</w:delText>
        </w:r>
      </w:del>
    </w:p>
    <w:p w14:paraId="510DD695" w14:textId="7069F09E" w:rsidR="00600698" w:rsidRPr="00600698" w:rsidDel="009F327C" w:rsidRDefault="00600698" w:rsidP="00600698">
      <w:pPr>
        <w:rPr>
          <w:del w:id="325" w:author="雅卉 蒋" w:date="2025-08-18T16:15:00Z"/>
          <w:lang w:val="en-US"/>
        </w:rPr>
      </w:pPr>
      <w:del w:id="326" w:author="雅卉 蒋" w:date="2025-08-18T16:15:00Z">
        <w:r w:rsidRPr="00600698" w:rsidDel="009F327C">
          <w:rPr>
            <w:lang w:val="en-US"/>
          </w:rPr>
          <w:delText>1 - No significant disabilities despite symptoms in clinical examination; age appropriate behaviour and further development</w:delText>
        </w:r>
      </w:del>
    </w:p>
    <w:p w14:paraId="1AEDF410" w14:textId="6F93F05E" w:rsidR="00600698" w:rsidRPr="00600698" w:rsidDel="009F327C" w:rsidRDefault="00600698" w:rsidP="00600698">
      <w:pPr>
        <w:rPr>
          <w:del w:id="327" w:author="雅卉 蒋" w:date="2025-08-18T16:15:00Z"/>
          <w:lang w:val="en-US"/>
        </w:rPr>
      </w:pPr>
      <w:del w:id="328" w:author="雅卉 蒋" w:date="2025-08-18T16:15:00Z">
        <w:r w:rsidRPr="00600698" w:rsidDel="009F327C">
          <w:rPr>
            <w:lang w:val="en-US"/>
          </w:rPr>
          <w:delText>2 - Slight disability; unable to carry out all previous activities, but same independence as other age- and sex-matched children (no reduction of levels on the gross motor function scale)</w:delText>
        </w:r>
      </w:del>
    </w:p>
    <w:p w14:paraId="35B8CCCD" w14:textId="5CB21AAF" w:rsidR="00600698" w:rsidRPr="00600698" w:rsidDel="009F327C" w:rsidRDefault="00600698" w:rsidP="00600698">
      <w:pPr>
        <w:rPr>
          <w:del w:id="329" w:author="雅卉 蒋" w:date="2025-08-18T16:15:00Z"/>
          <w:lang w:val="en-US"/>
        </w:rPr>
      </w:pPr>
      <w:del w:id="330" w:author="雅卉 蒋" w:date="2025-08-18T16:15:00Z">
        <w:r w:rsidRPr="00600698" w:rsidDel="009F327C">
          <w:rPr>
            <w:lang w:val="en-US"/>
          </w:rPr>
          <w:delText>3 - Moderate disability; requiring some help, but able to walk without assistance; in younger patients adequate motor development despite mild functional impairment (reduction of one level on the gross motor function scale)</w:delText>
        </w:r>
      </w:del>
    </w:p>
    <w:p w14:paraId="0D9596CA" w14:textId="738FFDFE" w:rsidR="00600698" w:rsidRPr="00600698" w:rsidDel="009F327C" w:rsidRDefault="00600698" w:rsidP="00600698">
      <w:pPr>
        <w:rPr>
          <w:del w:id="331" w:author="雅卉 蒋" w:date="2025-08-18T16:15:00Z"/>
          <w:lang w:val="en-US"/>
        </w:rPr>
      </w:pPr>
      <w:del w:id="332" w:author="雅卉 蒋" w:date="2025-08-18T16:15:00Z">
        <w:r w:rsidRPr="00600698" w:rsidDel="009F327C">
          <w:rPr>
            <w:lang w:val="en-US"/>
          </w:rPr>
          <w:delText>4 - Moderately severe disability; unable to walk without assistance; in younger patients reduction of at least 2 levels on the gross motor function scale</w:delText>
        </w:r>
      </w:del>
    </w:p>
    <w:p w14:paraId="3EC66D58" w14:textId="5AA9941B" w:rsidR="00600698" w:rsidRPr="00600698" w:rsidDel="009F327C" w:rsidRDefault="00600698" w:rsidP="00600698">
      <w:pPr>
        <w:rPr>
          <w:del w:id="333" w:author="雅卉 蒋" w:date="2025-08-18T16:15:00Z"/>
          <w:lang w:val="en-US"/>
        </w:rPr>
      </w:pPr>
      <w:del w:id="334" w:author="雅卉 蒋" w:date="2025-08-18T16:15:00Z">
        <w:r w:rsidRPr="00600698" w:rsidDel="009F327C">
          <w:rPr>
            <w:lang w:val="en-US"/>
          </w:rPr>
          <w:delText xml:space="preserve">  - GMFCS (before 2 years old): Level III = unable to sit without trunk support, unable to crawl or pull to stand</w:delText>
        </w:r>
      </w:del>
    </w:p>
    <w:p w14:paraId="5D5D9804" w14:textId="446760A9" w:rsidR="00600698" w:rsidRPr="00600698" w:rsidDel="009F327C" w:rsidRDefault="00600698" w:rsidP="00600698">
      <w:pPr>
        <w:rPr>
          <w:del w:id="335" w:author="雅卉 蒋" w:date="2025-08-18T16:15:00Z"/>
          <w:lang w:val="en-US"/>
        </w:rPr>
      </w:pPr>
      <w:del w:id="336" w:author="雅卉 蒋" w:date="2025-08-18T16:15:00Z">
        <w:r w:rsidRPr="00600698" w:rsidDel="009F327C">
          <w:rPr>
            <w:lang w:val="en-US"/>
          </w:rPr>
          <w:delText xml:space="preserve">  - GMFCS (&gt;= 2 years old): Level III = requires a hand-held mobility device or adult support to walk</w:delText>
        </w:r>
      </w:del>
    </w:p>
    <w:p w14:paraId="6A9DC37E" w14:textId="48EED101" w:rsidR="00600698" w:rsidRPr="00600698" w:rsidDel="009F327C" w:rsidRDefault="00600698" w:rsidP="00600698">
      <w:pPr>
        <w:rPr>
          <w:del w:id="337" w:author="雅卉 蒋" w:date="2025-08-18T16:15:00Z"/>
          <w:lang w:val="en-US"/>
        </w:rPr>
      </w:pPr>
      <w:del w:id="338" w:author="雅卉 蒋" w:date="2025-08-18T16:15:00Z">
        <w:r w:rsidRPr="00600698" w:rsidDel="009F327C">
          <w:rPr>
            <w:lang w:val="en-US"/>
          </w:rPr>
          <w:delText>5 - severe disability; bedridden, requiring constant nursing care and attention</w:delText>
        </w:r>
      </w:del>
    </w:p>
    <w:p w14:paraId="4161A425" w14:textId="600FB063" w:rsidR="00600698" w:rsidDel="009F327C" w:rsidRDefault="00600698" w:rsidP="00600698">
      <w:pPr>
        <w:rPr>
          <w:del w:id="339" w:author="雅卉 蒋" w:date="2025-08-18T16:15:00Z"/>
          <w:lang w:val="en-US"/>
        </w:rPr>
      </w:pPr>
      <w:del w:id="340" w:author="雅卉 蒋" w:date="2025-08-18T16:15:00Z">
        <w:r w:rsidRPr="00600698" w:rsidDel="009F327C">
          <w:rPr>
            <w:lang w:val="en-US"/>
          </w:rPr>
          <w:delText>6 - dead</w:delText>
        </w:r>
      </w:del>
    </w:p>
    <w:p w14:paraId="59E30472" w14:textId="54EEBA54" w:rsidR="00FB2D8D" w:rsidRPr="00FB2D8D" w:rsidDel="009F327C" w:rsidRDefault="00FB2D8D" w:rsidP="00FB2D8D">
      <w:pPr>
        <w:rPr>
          <w:del w:id="341" w:author="雅卉 蒋" w:date="2025-08-18T16:15:00Z"/>
          <w:lang w:val="en-US"/>
        </w:rPr>
      </w:pPr>
    </w:p>
    <w:p w14:paraId="752E5D8E" w14:textId="2580FA16" w:rsidR="00FB2D8D" w:rsidRPr="00094CBE" w:rsidDel="009F327C" w:rsidRDefault="00FB2D8D" w:rsidP="00FB2D8D">
      <w:pPr>
        <w:pStyle w:val="ListParagraph"/>
        <w:numPr>
          <w:ilvl w:val="0"/>
          <w:numId w:val="1"/>
        </w:numPr>
        <w:rPr>
          <w:del w:id="342" w:author="雅卉 蒋" w:date="2025-08-18T16:15:00Z"/>
          <w:sz w:val="28"/>
          <w:szCs w:val="28"/>
          <w:lang w:val="en-US"/>
        </w:rPr>
      </w:pPr>
      <w:del w:id="343" w:author="雅卉 蒋" w:date="2025-08-18T16:15:00Z">
        <w:r w:rsidRPr="00FB2D8D" w:rsidDel="009F327C">
          <w:rPr>
            <w:sz w:val="28"/>
            <w:szCs w:val="28"/>
            <w:lang w:val="en-US"/>
          </w:rPr>
          <w:delText xml:space="preserve">Chain-of-Thought </w:delText>
        </w:r>
        <w:r w:rsidRPr="00FB2D8D" w:rsidDel="009F327C">
          <w:rPr>
            <w:sz w:val="28"/>
            <w:szCs w:val="28"/>
          </w:rPr>
          <w:delText>(</w:delText>
        </w:r>
        <w:r w:rsidRPr="00FB2D8D" w:rsidDel="009F327C">
          <w:rPr>
            <w:sz w:val="28"/>
            <w:szCs w:val="28"/>
            <w:lang w:val="en-US"/>
          </w:rPr>
          <w:delText xml:space="preserve">for </w:delText>
        </w:r>
        <w:r w:rsidRPr="00FB2D8D" w:rsidDel="009F327C">
          <w:rPr>
            <w:sz w:val="28"/>
            <w:szCs w:val="28"/>
          </w:rPr>
          <w:delText xml:space="preserve">Duration </w:delText>
        </w:r>
        <w:r w:rsidRPr="00FB2D8D" w:rsidDel="009F327C">
          <w:rPr>
            <w:sz w:val="28"/>
            <w:szCs w:val="28"/>
            <w:lang w:val="en-US"/>
          </w:rPr>
          <w:delText>Calculation</w:delText>
        </w:r>
        <w:r w:rsidRPr="00FB2D8D" w:rsidDel="009F327C">
          <w:rPr>
            <w:sz w:val="28"/>
            <w:szCs w:val="28"/>
          </w:rPr>
          <w:delText>)</w:delText>
        </w:r>
      </w:del>
    </w:p>
    <w:p w14:paraId="0EC8101E" w14:textId="326E4602" w:rsidR="00094CBE" w:rsidDel="009F327C" w:rsidRDefault="00094CBE" w:rsidP="00094CBE">
      <w:pPr>
        <w:rPr>
          <w:del w:id="344" w:author="雅卉 蒋" w:date="2025-08-18T16:15:00Z"/>
          <w:lang w:val="en-US"/>
        </w:rPr>
      </w:pPr>
      <w:del w:id="345" w:author="雅卉 蒋" w:date="2025-08-18T16:15:00Z">
        <w:r w:rsidRPr="00094CBE" w:rsidDel="009F327C">
          <w:rPr>
            <w:lang w:val="en-US"/>
          </w:rPr>
          <w:delText xml:space="preserve">- DaysToIT: number of </w:delText>
        </w:r>
        <w:r w:rsidR="00214784" w:rsidRPr="00094CBE" w:rsidDel="009F327C">
          <w:rPr>
            <w:lang w:val="en-US"/>
          </w:rPr>
          <w:delText xml:space="preserve">calendar </w:delText>
        </w:r>
        <w:r w:rsidRPr="00094CBE" w:rsidDel="009F327C">
          <w:rPr>
            <w:lang w:val="en-US"/>
          </w:rPr>
          <w:delText xml:space="preserve">days between </w:delText>
        </w:r>
        <w:r w:rsidR="00214784" w:rsidRPr="00DA3A24" w:rsidDel="009F327C">
          <w:rPr>
            <w:lang w:val="en-US"/>
          </w:rPr>
          <w:delText>d</w:delText>
        </w:r>
        <w:r w:rsidR="00214784" w:rsidRPr="00094CBE" w:rsidDel="009F327C">
          <w:rPr>
            <w:lang w:val="en-US"/>
          </w:rPr>
          <w:delText xml:space="preserve">ate of first symptom onset of </w:delText>
        </w:r>
        <w:r w:rsidR="00214784" w:rsidRPr="00DA3A24" w:rsidDel="009F327C">
          <w:rPr>
            <w:lang w:val="en-US"/>
          </w:rPr>
          <w:delText>NMDARE</w:delText>
        </w:r>
        <w:r w:rsidRPr="00094CBE" w:rsidDel="009F327C">
          <w:rPr>
            <w:lang w:val="en-US"/>
          </w:rPr>
          <w:delText xml:space="preserve"> and </w:delText>
        </w:r>
        <w:r w:rsidR="00214784" w:rsidRPr="00DA3A24" w:rsidDel="009F327C">
          <w:rPr>
            <w:lang w:val="en-US"/>
          </w:rPr>
          <w:delText>d</w:delText>
        </w:r>
        <w:r w:rsidR="00214784" w:rsidRPr="00094CBE" w:rsidDel="009F327C">
          <w:rPr>
            <w:lang w:val="en-US"/>
          </w:rPr>
          <w:delText xml:space="preserve">ate of </w:delText>
        </w:r>
        <w:r w:rsidRPr="00DA3A24" w:rsidDel="009F327C">
          <w:rPr>
            <w:lang w:val="en-US"/>
          </w:rPr>
          <w:delText xml:space="preserve">first </w:delText>
        </w:r>
        <w:r w:rsidR="00214784" w:rsidRPr="00DA3A24" w:rsidDel="009F327C">
          <w:rPr>
            <w:lang w:val="en-US"/>
          </w:rPr>
          <w:delText xml:space="preserve">immunotherapy </w:delText>
        </w:r>
        <w:r w:rsidR="00214784" w:rsidRPr="00094CBE" w:rsidDel="009F327C">
          <w:rPr>
            <w:lang w:val="en-US"/>
          </w:rPr>
          <w:delText>was initiated</w:delText>
        </w:r>
        <w:r w:rsidRPr="00DA3A24" w:rsidDel="009F327C">
          <w:rPr>
            <w:lang w:val="en-US"/>
          </w:rPr>
          <w:delText xml:space="preserve">. </w:delText>
        </w:r>
        <w:r w:rsidR="00DA3A24" w:rsidRPr="00DA3A24" w:rsidDel="009F327C">
          <w:rPr>
            <w:lang w:val="en-US"/>
          </w:rPr>
          <w:delText xml:space="preserve">Follow the step-by-step reasoning process before giving the final result. </w:delText>
        </w:r>
        <w:r w:rsidR="00D207AD" w:rsidRPr="00D207AD" w:rsidDel="009F327C">
          <w:rPr>
            <w:lang w:val="en-US"/>
          </w:rPr>
          <w:delText>Perform all reasoning internally before producing the final output and do not output any explanation in the final answer.</w:delText>
        </w:r>
      </w:del>
    </w:p>
    <w:p w14:paraId="2C1F085F" w14:textId="4CACE1CB" w:rsidR="00214784" w:rsidDel="009F327C" w:rsidRDefault="00214784" w:rsidP="00214784">
      <w:pPr>
        <w:ind w:left="720"/>
        <w:rPr>
          <w:del w:id="346" w:author="雅卉 蒋" w:date="2025-08-18T16:15:00Z"/>
          <w:lang w:val="en-US"/>
        </w:rPr>
      </w:pPr>
      <w:del w:id="347" w:author="雅卉 蒋" w:date="2025-08-18T16:15:00Z">
        <w:r w:rsidDel="009F327C">
          <w:rPr>
            <w:lang w:val="en-US"/>
          </w:rPr>
          <w:delText>(</w:delText>
        </w:r>
        <w:r w:rsidR="00DA3A24" w:rsidDel="009F327C">
          <w:rPr>
            <w:lang w:val="en-US"/>
          </w:rPr>
          <w:delText>R</w:delText>
        </w:r>
        <w:r w:rsidR="00DA3A24" w:rsidRPr="00DA3A24" w:rsidDel="009F327C">
          <w:rPr>
            <w:lang w:val="en-US"/>
          </w:rPr>
          <w:delText xml:space="preserve">easoning </w:delText>
        </w:r>
        <w:r w:rsidR="00DA3A24" w:rsidDel="009F327C">
          <w:rPr>
            <w:lang w:val="en-US"/>
          </w:rPr>
          <w:delText>P</w:delText>
        </w:r>
        <w:r w:rsidR="00DA3A24" w:rsidRPr="00DA3A24" w:rsidDel="009F327C">
          <w:rPr>
            <w:lang w:val="en-US"/>
          </w:rPr>
          <w:delText>rocess</w:delText>
        </w:r>
        <w:r w:rsidDel="009F327C">
          <w:rPr>
            <w:lang w:val="en-US"/>
          </w:rPr>
          <w:delText>:</w:delText>
        </w:r>
      </w:del>
    </w:p>
    <w:p w14:paraId="3D90E434" w14:textId="1ECB619C" w:rsidR="00DA3A24" w:rsidRPr="00DA3A24" w:rsidDel="009F327C" w:rsidRDefault="00214784" w:rsidP="00DA3A24">
      <w:pPr>
        <w:ind w:left="720"/>
        <w:rPr>
          <w:del w:id="348" w:author="雅卉 蒋" w:date="2025-08-18T16:15:00Z"/>
          <w:lang w:val="en-US"/>
        </w:rPr>
      </w:pPr>
      <w:del w:id="349" w:author="雅卉 蒋" w:date="2025-08-18T16:15:00Z">
        <w:r w:rsidRPr="00214784" w:rsidDel="009F327C">
          <w:rPr>
            <w:lang w:val="en-US"/>
          </w:rPr>
          <w:delText>Step 1: Identify</w:delText>
        </w:r>
        <w:r w:rsidDel="009F327C">
          <w:rPr>
            <w:lang w:val="en-US"/>
          </w:rPr>
          <w:delText xml:space="preserve"> </w:delText>
        </w:r>
        <w:r w:rsidR="00DA3A24" w:rsidRPr="00DA3A24" w:rsidDel="009F327C">
          <w:rPr>
            <w:lang w:val="en-US"/>
          </w:rPr>
          <w:delText>relevant time expressions in the text</w:delText>
        </w:r>
        <w:r w:rsidRPr="00DA3A24" w:rsidDel="009F327C">
          <w:rPr>
            <w:lang w:val="en-US"/>
          </w:rPr>
          <w:delText xml:space="preserve"> about</w:delText>
        </w:r>
        <w:r w:rsidR="00DA3A24" w:rsidDel="009F327C">
          <w:rPr>
            <w:lang w:val="en-US"/>
          </w:rPr>
          <w:delText>:</w:delText>
        </w:r>
        <w:r w:rsidR="00DA3A24" w:rsidRPr="00DA3A24" w:rsidDel="009F327C">
          <w:rPr>
            <w:lang w:val="en-US"/>
          </w:rPr>
          <w:delText xml:space="preserve"> (1) the interval of onset to first immunotherapy</w:delText>
        </w:r>
        <w:r w:rsidR="00DA3A24" w:rsidDel="009F327C">
          <w:rPr>
            <w:lang w:val="en-US"/>
          </w:rPr>
          <w:delText xml:space="preserve">; (2) </w:delText>
        </w:r>
        <w:r w:rsidR="00DA3A24" w:rsidRPr="00DA3A24" w:rsidDel="009F327C">
          <w:rPr>
            <w:lang w:val="en-US"/>
          </w:rPr>
          <w:delText>date or time reference</w:delText>
        </w:r>
        <w:r w:rsidR="00FE60F8" w:rsidDel="009F327C">
          <w:rPr>
            <w:lang w:val="en-US"/>
          </w:rPr>
          <w:delText xml:space="preserve"> of </w:delText>
        </w:r>
        <w:r w:rsidR="00FE60F8" w:rsidRPr="00DA3A24" w:rsidDel="009F327C">
          <w:rPr>
            <w:lang w:val="en-US"/>
          </w:rPr>
          <w:delText>symptom onset</w:delText>
        </w:r>
        <w:r w:rsidR="00DA3A24" w:rsidRPr="00DA3A24" w:rsidDel="009F327C">
          <w:rPr>
            <w:lang w:val="en-US"/>
          </w:rPr>
          <w:delText>; (3)</w:delText>
        </w:r>
        <w:r w:rsidR="00FE60F8" w:rsidRPr="00FE60F8" w:rsidDel="009F327C">
          <w:rPr>
            <w:lang w:val="en-US"/>
          </w:rPr>
          <w:delText xml:space="preserve"> </w:delText>
        </w:r>
        <w:r w:rsidR="00FE60F8" w:rsidRPr="00DA3A24" w:rsidDel="009F327C">
          <w:rPr>
            <w:lang w:val="en-US"/>
          </w:rPr>
          <w:delText>date or time reference</w:delText>
        </w:r>
        <w:r w:rsidR="00FE60F8" w:rsidDel="009F327C">
          <w:rPr>
            <w:lang w:val="en-US"/>
          </w:rPr>
          <w:delText xml:space="preserve"> of</w:delText>
        </w:r>
        <w:r w:rsidR="00DA3A24" w:rsidRPr="00DA3A24" w:rsidDel="009F327C">
          <w:rPr>
            <w:lang w:val="en-US"/>
          </w:rPr>
          <w:delText xml:space="preserve"> </w:delText>
        </w:r>
        <w:r w:rsidR="00DA3A24" w:rsidRPr="00DA3A24" w:rsidDel="009F327C">
          <w:rPr>
            <w:rFonts w:hint="eastAsia"/>
            <w:lang w:val="en-US"/>
          </w:rPr>
          <w:delText>f</w:delText>
        </w:r>
        <w:r w:rsidR="00DA3A24" w:rsidRPr="00DA3A24" w:rsidDel="009F327C">
          <w:rPr>
            <w:lang w:val="en-US"/>
          </w:rPr>
          <w:delText>irst immunotherapy initiation</w:delText>
        </w:r>
        <w:r w:rsidR="00DA3A24" w:rsidDel="009F327C">
          <w:rPr>
            <w:lang w:val="en-US"/>
          </w:rPr>
          <w:delText>.</w:delText>
        </w:r>
      </w:del>
    </w:p>
    <w:p w14:paraId="7A8F6180" w14:textId="6B85B621" w:rsidR="00DA3A24" w:rsidDel="009F327C" w:rsidRDefault="00DA3A24" w:rsidP="00DA3A24">
      <w:pPr>
        <w:ind w:left="720"/>
        <w:rPr>
          <w:del w:id="350" w:author="雅卉 蒋" w:date="2025-08-18T16:15:00Z"/>
          <w:lang w:val="en-US"/>
        </w:rPr>
      </w:pPr>
      <w:del w:id="351" w:author="雅卉 蒋" w:date="2025-08-18T16:15:00Z">
        <w:r w:rsidRPr="00DA3A24" w:rsidDel="009F327C">
          <w:rPr>
            <w:lang w:val="en-US"/>
          </w:rPr>
          <w:delText xml:space="preserve">Step 2: Classify the </w:delText>
        </w:r>
        <w:r w:rsidRPr="00DA3A24" w:rsidDel="009F327C">
          <w:delText xml:space="preserve">identified </w:delText>
        </w:r>
        <w:r w:rsidRPr="00DA3A24" w:rsidDel="009F327C">
          <w:rPr>
            <w:lang w:val="en-US"/>
          </w:rPr>
          <w:delText>information into one of these cases: (</w:delText>
        </w:r>
        <w:r w:rsidR="00D207AD" w:rsidDel="009F327C">
          <w:rPr>
            <w:lang w:val="en-US"/>
          </w:rPr>
          <w:delText>A</w:delText>
        </w:r>
        <w:r w:rsidRPr="00DA3A24" w:rsidDel="009F327C">
          <w:rPr>
            <w:lang w:val="en-US"/>
          </w:rPr>
          <w:delText xml:space="preserve">) </w:delText>
        </w:r>
        <w:r w:rsidR="00D207AD" w:rsidRPr="00DA3A24" w:rsidDel="009F327C">
          <w:rPr>
            <w:lang w:val="en-US"/>
          </w:rPr>
          <w:delText>interval</w:delText>
        </w:r>
        <w:r w:rsidRPr="00DA3A24" w:rsidDel="009F327C">
          <w:rPr>
            <w:lang w:val="en-US"/>
          </w:rPr>
          <w:delText xml:space="preserve"> is already given in days; (</w:delText>
        </w:r>
        <w:r w:rsidR="00D207AD" w:rsidDel="009F327C">
          <w:rPr>
            <w:lang w:val="en-US"/>
          </w:rPr>
          <w:delText>B</w:delText>
        </w:r>
        <w:r w:rsidRPr="00DA3A24" w:rsidDel="009F327C">
          <w:rPr>
            <w:lang w:val="en-US"/>
          </w:rPr>
          <w:delText xml:space="preserve">) </w:delText>
        </w:r>
        <w:r w:rsidR="00D207AD" w:rsidRPr="00DA3A24" w:rsidDel="009F327C">
          <w:rPr>
            <w:lang w:val="en-US"/>
          </w:rPr>
          <w:delText xml:space="preserve">interval </w:delText>
        </w:r>
        <w:r w:rsidRPr="00DA3A24" w:rsidDel="009F327C">
          <w:rPr>
            <w:lang w:val="en-US"/>
          </w:rPr>
          <w:delText>is given in weeks or months; (</w:delText>
        </w:r>
        <w:r w:rsidR="00D207AD" w:rsidDel="009F327C">
          <w:rPr>
            <w:lang w:val="en-US"/>
          </w:rPr>
          <w:delText>C</w:delText>
        </w:r>
        <w:r w:rsidRPr="00DA3A24" w:rsidDel="009F327C">
          <w:rPr>
            <w:lang w:val="en-US"/>
          </w:rPr>
          <w:delText xml:space="preserve">) </w:delText>
        </w:r>
        <w:r w:rsidR="00FE60F8" w:rsidDel="009F327C">
          <w:rPr>
            <w:lang w:val="en-US"/>
          </w:rPr>
          <w:delText>t</w:delText>
        </w:r>
        <w:r w:rsidRPr="00DA3A24" w:rsidDel="009F327C">
          <w:rPr>
            <w:lang w:val="en-US"/>
          </w:rPr>
          <w:delText>wo specific dates are provided; (</w:delText>
        </w:r>
        <w:r w:rsidR="00D207AD" w:rsidDel="009F327C">
          <w:rPr>
            <w:lang w:val="en-US"/>
          </w:rPr>
          <w:delText>D</w:delText>
        </w:r>
        <w:r w:rsidRPr="00DA3A24" w:rsidDel="009F327C">
          <w:rPr>
            <w:lang w:val="en-US"/>
          </w:rPr>
          <w:delText xml:space="preserve">) </w:delText>
        </w:r>
        <w:r w:rsidR="00FE60F8" w:rsidDel="009F327C">
          <w:rPr>
            <w:lang w:val="en-US"/>
          </w:rPr>
          <w:delText>i</w:delText>
        </w:r>
        <w:r w:rsidRPr="00DA3A24" w:rsidDel="009F327C">
          <w:rPr>
            <w:lang w:val="en-US"/>
          </w:rPr>
          <w:delText>nformation is unavailable or incomplete</w:delText>
        </w:r>
        <w:r w:rsidR="00FE60F8" w:rsidDel="009F327C">
          <w:rPr>
            <w:lang w:val="en-US"/>
          </w:rPr>
          <w:delText>.</w:delText>
        </w:r>
      </w:del>
    </w:p>
    <w:p w14:paraId="699C57B2" w14:textId="2FC0F238" w:rsidR="00D207AD" w:rsidRPr="00D207AD" w:rsidDel="009F327C" w:rsidRDefault="00D207AD" w:rsidP="00D207AD">
      <w:pPr>
        <w:ind w:left="720"/>
        <w:rPr>
          <w:del w:id="352" w:author="雅卉 蒋" w:date="2025-08-18T16:15:00Z"/>
          <w:lang w:val="en-US"/>
        </w:rPr>
      </w:pPr>
      <w:del w:id="353" w:author="雅卉 蒋" w:date="2025-08-18T16:15:00Z">
        <w:r w:rsidRPr="00D207AD" w:rsidDel="009F327C">
          <w:rPr>
            <w:lang w:val="en-US"/>
          </w:rPr>
          <w:delText xml:space="preserve">Step 3: Apply calculation rules: (for A) directly extract the number of days; (for B) </w:delText>
        </w:r>
        <w:r w:rsidRPr="00D207AD" w:rsidDel="009F327C">
          <w:rPr>
            <w:rFonts w:hint="eastAsia"/>
            <w:lang w:val="en-US"/>
          </w:rPr>
          <w:delText>c</w:delText>
        </w:r>
        <w:r w:rsidRPr="00D207AD" w:rsidDel="009F327C">
          <w:rPr>
            <w:lang w:val="en-US"/>
          </w:rPr>
          <w:delText xml:space="preserve">onvert to days </w:delText>
        </w:r>
        <w:r w:rsidRPr="00094CBE" w:rsidDel="009F327C">
          <w:rPr>
            <w:lang w:val="en-US"/>
          </w:rPr>
          <w:delText>(1 week = 7 days; 1 month = 30 days</w:delText>
        </w:r>
        <w:r w:rsidRPr="00D207AD" w:rsidDel="009F327C">
          <w:rPr>
            <w:lang w:val="en-US"/>
          </w:rPr>
          <w:delText xml:space="preserve">); (for C) calculate the difference in days between the two dates (calendar days, not rounded); (for D) </w:delText>
        </w:r>
        <w:r w:rsidDel="009F327C">
          <w:rPr>
            <w:lang w:val="en-US"/>
          </w:rPr>
          <w:delText>a</w:delText>
        </w:r>
        <w:r w:rsidRPr="00D207AD" w:rsidDel="009F327C">
          <w:rPr>
            <w:lang w:val="en-US"/>
          </w:rPr>
          <w:delText>ssign null</w:delText>
        </w:r>
        <w:r w:rsidRPr="00D207AD" w:rsidDel="009F327C">
          <w:delText>.</w:delText>
        </w:r>
      </w:del>
    </w:p>
    <w:p w14:paraId="2DDD2C98" w14:textId="22E9F2C2" w:rsidR="00D207AD" w:rsidRPr="00D207AD" w:rsidDel="009F327C" w:rsidRDefault="00D207AD" w:rsidP="00D207AD">
      <w:pPr>
        <w:ind w:left="720"/>
        <w:rPr>
          <w:del w:id="354" w:author="雅卉 蒋" w:date="2025-08-18T16:15:00Z"/>
          <w:lang w:val="en-US"/>
        </w:rPr>
      </w:pPr>
      <w:del w:id="355" w:author="雅卉 蒋" w:date="2025-08-18T16:15:00Z">
        <w:r w:rsidRPr="00214784" w:rsidDel="009F327C">
          <w:rPr>
            <w:lang w:val="en-US"/>
          </w:rPr>
          <w:delText xml:space="preserve">Step </w:delText>
        </w:r>
        <w:r w:rsidDel="009F327C">
          <w:rPr>
            <w:lang w:val="en-US"/>
          </w:rPr>
          <w:delText>4</w:delText>
        </w:r>
        <w:r w:rsidRPr="00214784" w:rsidDel="009F327C">
          <w:rPr>
            <w:lang w:val="en-US"/>
          </w:rPr>
          <w:delText>: Output the result as an integer number of days</w:delText>
        </w:r>
        <w:r w:rsidDel="009F327C">
          <w:rPr>
            <w:lang w:val="en-US"/>
          </w:rPr>
          <w:delText xml:space="preserve"> </w:delText>
        </w:r>
        <w:r w:rsidRPr="00094CBE" w:rsidDel="009F327C">
          <w:rPr>
            <w:lang w:val="en-US"/>
          </w:rPr>
          <w:delText>without units</w:delText>
        </w:r>
        <w:r w:rsidRPr="00D207AD" w:rsidDel="009F327C">
          <w:rPr>
            <w:lang w:val="en-US"/>
          </w:rPr>
          <w:delText>,</w:delText>
        </w:r>
        <w:r w:rsidDel="009F327C">
          <w:rPr>
            <w:lang w:val="en-US"/>
          </w:rPr>
          <w:delText xml:space="preserve"> or null if </w:delText>
        </w:r>
        <w:r w:rsidRPr="00D207AD" w:rsidDel="009F327C">
          <w:rPr>
            <w:lang w:val="en-US"/>
          </w:rPr>
          <w:delText>missing.</w:delText>
        </w:r>
        <w:r w:rsidDel="009F327C">
          <w:rPr>
            <w:lang w:val="en-US"/>
          </w:rPr>
          <w:delText>)</w:delText>
        </w:r>
      </w:del>
    </w:p>
    <w:p w14:paraId="19049066" w14:textId="0412C4B6" w:rsidR="00D207AD" w:rsidDel="009F327C" w:rsidRDefault="00D207AD" w:rsidP="00214784">
      <w:pPr>
        <w:ind w:left="720"/>
        <w:rPr>
          <w:del w:id="356" w:author="雅卉 蒋" w:date="2025-08-18T16:15:00Z"/>
          <w:lang w:val="en-US"/>
        </w:rPr>
      </w:pPr>
    </w:p>
    <w:p w14:paraId="5F244FFA" w14:textId="1A87824C" w:rsidR="00FE60F8" w:rsidDel="009F327C" w:rsidRDefault="00D207AD" w:rsidP="00FE60F8">
      <w:pPr>
        <w:rPr>
          <w:del w:id="357" w:author="雅卉 蒋" w:date="2025-08-18T16:15:00Z"/>
          <w:lang w:val="en-US"/>
        </w:rPr>
      </w:pPr>
      <w:del w:id="358" w:author="雅卉 蒋" w:date="2025-08-18T16:15:00Z">
        <w:r w:rsidRPr="00F368F6" w:rsidDel="009F327C">
          <w:rPr>
            <w:lang w:val="en-US"/>
          </w:rPr>
          <w:delText>- MonthsToFU: number of months</w:delText>
        </w:r>
        <w:r w:rsidR="001170EA" w:rsidDel="009F327C">
          <w:rPr>
            <w:lang w:val="en-US"/>
          </w:rPr>
          <w:delText xml:space="preserve"> (as a float number)</w:delText>
        </w:r>
        <w:r w:rsidRPr="00F368F6" w:rsidDel="009F327C">
          <w:rPr>
            <w:lang w:val="en-US"/>
          </w:rPr>
          <w:delText xml:space="preserve"> from</w:delText>
        </w:r>
        <w:r w:rsidR="00FE60F8" w:rsidDel="009F327C">
          <w:rPr>
            <w:lang w:val="en-US"/>
          </w:rPr>
          <w:delText xml:space="preserve"> the </w:delText>
        </w:r>
        <w:r w:rsidR="00FE60F8" w:rsidRPr="00094CBE" w:rsidDel="009F327C">
          <w:rPr>
            <w:lang w:val="en-US"/>
          </w:rPr>
          <w:delText xml:space="preserve">onset of </w:delText>
        </w:r>
        <w:r w:rsidR="00FE60F8" w:rsidRPr="00DA3A24" w:rsidDel="009F327C">
          <w:rPr>
            <w:lang w:val="en-US"/>
          </w:rPr>
          <w:delText>NMDARE</w:delText>
        </w:r>
        <w:r w:rsidR="00FE60F8" w:rsidRPr="00F368F6" w:rsidDel="009F327C">
          <w:rPr>
            <w:lang w:val="en-US"/>
          </w:rPr>
          <w:delText xml:space="preserve"> </w:delText>
        </w:r>
        <w:r w:rsidRPr="00F368F6" w:rsidDel="009F327C">
          <w:rPr>
            <w:lang w:val="en-US"/>
          </w:rPr>
          <w:delText xml:space="preserve">to </w:delText>
        </w:r>
        <w:r w:rsidR="00FE60F8" w:rsidDel="009F327C">
          <w:rPr>
            <w:lang w:val="en-US"/>
          </w:rPr>
          <w:delText xml:space="preserve">the </w:delText>
        </w:r>
        <w:r w:rsidRPr="00F368F6" w:rsidDel="009F327C">
          <w:rPr>
            <w:lang w:val="en-US"/>
          </w:rPr>
          <w:delText>last follow-up</w:delText>
        </w:r>
        <w:r w:rsidR="00FE60F8" w:rsidDel="009F327C">
          <w:rPr>
            <w:lang w:val="en-US"/>
          </w:rPr>
          <w:delText xml:space="preserve">. </w:delText>
        </w:r>
        <w:r w:rsidR="00FE60F8" w:rsidRPr="00DA3A24" w:rsidDel="009F327C">
          <w:rPr>
            <w:lang w:val="en-US"/>
          </w:rPr>
          <w:delText xml:space="preserve">Follow the step-by-step reasoning process before giving the final result. </w:delText>
        </w:r>
        <w:r w:rsidR="00FE60F8" w:rsidRPr="00D207AD" w:rsidDel="009F327C">
          <w:rPr>
            <w:lang w:val="en-US"/>
          </w:rPr>
          <w:delText>Perform all reasoning internally</w:delText>
        </w:r>
        <w:r w:rsidR="00FE60F8" w:rsidDel="009F327C">
          <w:rPr>
            <w:lang w:val="en-US"/>
          </w:rPr>
          <w:delText xml:space="preserve"> </w:delText>
        </w:r>
        <w:r w:rsidR="00FE60F8" w:rsidRPr="00D207AD" w:rsidDel="009F327C">
          <w:rPr>
            <w:lang w:val="en-US"/>
          </w:rPr>
          <w:delText>before producing the final output and do not output any explanation in the final answer.</w:delText>
        </w:r>
      </w:del>
    </w:p>
    <w:p w14:paraId="0F1D0922" w14:textId="1C7C9C50" w:rsidR="00FE60F8" w:rsidDel="009F327C" w:rsidRDefault="00FE60F8" w:rsidP="00FE60F8">
      <w:pPr>
        <w:ind w:left="720"/>
        <w:rPr>
          <w:del w:id="359" w:author="雅卉 蒋" w:date="2025-08-18T16:15:00Z"/>
          <w:lang w:val="en-US"/>
        </w:rPr>
      </w:pPr>
      <w:del w:id="360" w:author="雅卉 蒋" w:date="2025-08-18T16:15:00Z">
        <w:r w:rsidDel="009F327C">
          <w:rPr>
            <w:lang w:val="en-US"/>
          </w:rPr>
          <w:delText>(R</w:delText>
        </w:r>
        <w:r w:rsidRPr="00DA3A24" w:rsidDel="009F327C">
          <w:rPr>
            <w:lang w:val="en-US"/>
          </w:rPr>
          <w:delText xml:space="preserve">easoning </w:delText>
        </w:r>
        <w:r w:rsidDel="009F327C">
          <w:rPr>
            <w:lang w:val="en-US"/>
          </w:rPr>
          <w:delText>P</w:delText>
        </w:r>
        <w:r w:rsidRPr="00DA3A24" w:rsidDel="009F327C">
          <w:rPr>
            <w:lang w:val="en-US"/>
          </w:rPr>
          <w:delText>rocess</w:delText>
        </w:r>
        <w:r w:rsidDel="009F327C">
          <w:rPr>
            <w:lang w:val="en-US"/>
          </w:rPr>
          <w:delText>:</w:delText>
        </w:r>
      </w:del>
    </w:p>
    <w:p w14:paraId="67F412A0" w14:textId="33715360" w:rsidR="00FE60F8" w:rsidRPr="00DA3A24" w:rsidDel="009F327C" w:rsidRDefault="00FE60F8" w:rsidP="00FE60F8">
      <w:pPr>
        <w:ind w:left="720"/>
        <w:rPr>
          <w:del w:id="361" w:author="雅卉 蒋" w:date="2025-08-18T16:15:00Z"/>
          <w:lang w:val="en-US"/>
        </w:rPr>
      </w:pPr>
      <w:del w:id="362" w:author="雅卉 蒋" w:date="2025-08-18T16:15:00Z">
        <w:r w:rsidRPr="00214784" w:rsidDel="009F327C">
          <w:rPr>
            <w:lang w:val="en-US"/>
          </w:rPr>
          <w:delText>Step 1: Identify</w:delText>
        </w:r>
        <w:r w:rsidDel="009F327C">
          <w:rPr>
            <w:lang w:val="en-US"/>
          </w:rPr>
          <w:delText xml:space="preserve"> </w:delText>
        </w:r>
        <w:r w:rsidRPr="00DA3A24" w:rsidDel="009F327C">
          <w:rPr>
            <w:lang w:val="en-US"/>
          </w:rPr>
          <w:delText>relevant time expressions in the text about</w:delText>
        </w:r>
        <w:r w:rsidDel="009F327C">
          <w:rPr>
            <w:lang w:val="en-US"/>
          </w:rPr>
          <w:delText>:</w:delText>
        </w:r>
        <w:r w:rsidRPr="00DA3A24" w:rsidDel="009F327C">
          <w:rPr>
            <w:lang w:val="en-US"/>
          </w:rPr>
          <w:delText xml:space="preserve"> (1) the interval of onset to </w:delText>
        </w:r>
        <w:r w:rsidRPr="00F368F6" w:rsidDel="009F327C">
          <w:rPr>
            <w:lang w:val="en-US"/>
          </w:rPr>
          <w:delText>last follow-up</w:delText>
        </w:r>
        <w:r w:rsidDel="009F327C">
          <w:rPr>
            <w:lang w:val="en-US"/>
          </w:rPr>
          <w:delText xml:space="preserve">; (2) </w:delText>
        </w:r>
        <w:r w:rsidRPr="00DA3A24" w:rsidDel="009F327C">
          <w:rPr>
            <w:lang w:val="en-US"/>
          </w:rPr>
          <w:delText>date or time reference</w:delText>
        </w:r>
        <w:r w:rsidDel="009F327C">
          <w:rPr>
            <w:lang w:val="en-US"/>
          </w:rPr>
          <w:delText xml:space="preserve"> of </w:delText>
        </w:r>
        <w:r w:rsidRPr="00DA3A24" w:rsidDel="009F327C">
          <w:rPr>
            <w:lang w:val="en-US"/>
          </w:rPr>
          <w:delText>symptom onset; (3) date or time reference</w:delText>
        </w:r>
        <w:r w:rsidDel="009F327C">
          <w:rPr>
            <w:lang w:val="en-US"/>
          </w:rPr>
          <w:delText xml:space="preserve"> of </w:delText>
        </w:r>
        <w:r w:rsidRPr="00F368F6" w:rsidDel="009F327C">
          <w:rPr>
            <w:lang w:val="en-US"/>
          </w:rPr>
          <w:delText>last follow-up</w:delText>
        </w:r>
        <w:r w:rsidDel="009F327C">
          <w:rPr>
            <w:lang w:val="en-US"/>
          </w:rPr>
          <w:delText>.</w:delText>
        </w:r>
      </w:del>
    </w:p>
    <w:p w14:paraId="197B6396" w14:textId="43EBB257" w:rsidR="00FE60F8" w:rsidDel="009F327C" w:rsidRDefault="00FE60F8" w:rsidP="00FE60F8">
      <w:pPr>
        <w:ind w:left="720"/>
        <w:rPr>
          <w:del w:id="363" w:author="雅卉 蒋" w:date="2025-08-18T16:15:00Z"/>
          <w:lang w:val="en-US"/>
        </w:rPr>
      </w:pPr>
      <w:del w:id="364" w:author="雅卉 蒋" w:date="2025-08-18T16:15:00Z">
        <w:r w:rsidRPr="00DA3A24" w:rsidDel="009F327C">
          <w:rPr>
            <w:lang w:val="en-US"/>
          </w:rPr>
          <w:delText xml:space="preserve">Step 2: Classify the </w:delText>
        </w:r>
        <w:r w:rsidRPr="00DA3A24" w:rsidDel="009F327C">
          <w:delText xml:space="preserve">identified </w:delText>
        </w:r>
        <w:r w:rsidRPr="00DA3A24" w:rsidDel="009F327C">
          <w:rPr>
            <w:lang w:val="en-US"/>
          </w:rPr>
          <w:delText>information into one of these cases: (</w:delText>
        </w:r>
        <w:r w:rsidDel="009F327C">
          <w:rPr>
            <w:lang w:val="en-US"/>
          </w:rPr>
          <w:delText>A</w:delText>
        </w:r>
        <w:r w:rsidRPr="00DA3A24" w:rsidDel="009F327C">
          <w:rPr>
            <w:lang w:val="en-US"/>
          </w:rPr>
          <w:delText xml:space="preserve">) interval is already given in </w:delText>
        </w:r>
        <w:r w:rsidDel="009F327C">
          <w:rPr>
            <w:lang w:val="en-US"/>
          </w:rPr>
          <w:delText>month</w:delText>
        </w:r>
        <w:r w:rsidRPr="00DA3A24" w:rsidDel="009F327C">
          <w:rPr>
            <w:lang w:val="en-US"/>
          </w:rPr>
          <w:delText>s; (</w:delText>
        </w:r>
        <w:r w:rsidDel="009F327C">
          <w:rPr>
            <w:lang w:val="en-US"/>
          </w:rPr>
          <w:delText>B</w:delText>
        </w:r>
        <w:r w:rsidRPr="00DA3A24" w:rsidDel="009F327C">
          <w:rPr>
            <w:lang w:val="en-US"/>
          </w:rPr>
          <w:delText xml:space="preserve">) interval is given in </w:delText>
        </w:r>
        <w:r w:rsidDel="009F327C">
          <w:rPr>
            <w:lang w:val="en-US"/>
          </w:rPr>
          <w:delText>day</w:delText>
        </w:r>
        <w:r w:rsidRPr="00DA3A24" w:rsidDel="009F327C">
          <w:rPr>
            <w:lang w:val="en-US"/>
          </w:rPr>
          <w:delText xml:space="preserve">s or </w:delText>
        </w:r>
        <w:r w:rsidDel="009F327C">
          <w:rPr>
            <w:lang w:val="en-US"/>
          </w:rPr>
          <w:delText>week</w:delText>
        </w:r>
        <w:r w:rsidRPr="00DA3A24" w:rsidDel="009F327C">
          <w:rPr>
            <w:lang w:val="en-US"/>
          </w:rPr>
          <w:delText>s</w:delText>
        </w:r>
        <w:r w:rsidDel="009F327C">
          <w:rPr>
            <w:lang w:val="en-US"/>
          </w:rPr>
          <w:delText xml:space="preserve"> or years</w:delText>
        </w:r>
        <w:r w:rsidRPr="00DA3A24" w:rsidDel="009F327C">
          <w:rPr>
            <w:lang w:val="en-US"/>
          </w:rPr>
          <w:delText>; (</w:delText>
        </w:r>
        <w:r w:rsidDel="009F327C">
          <w:rPr>
            <w:lang w:val="en-US"/>
          </w:rPr>
          <w:delText>C</w:delText>
        </w:r>
        <w:r w:rsidRPr="00DA3A24" w:rsidDel="009F327C">
          <w:rPr>
            <w:lang w:val="en-US"/>
          </w:rPr>
          <w:delText xml:space="preserve">) </w:delText>
        </w:r>
        <w:r w:rsidDel="009F327C">
          <w:rPr>
            <w:lang w:val="en-US"/>
          </w:rPr>
          <w:delText>t</w:delText>
        </w:r>
        <w:r w:rsidRPr="00DA3A24" w:rsidDel="009F327C">
          <w:rPr>
            <w:lang w:val="en-US"/>
          </w:rPr>
          <w:delText>wo specific dates are provided; (</w:delText>
        </w:r>
        <w:r w:rsidDel="009F327C">
          <w:rPr>
            <w:lang w:val="en-US"/>
          </w:rPr>
          <w:delText>D</w:delText>
        </w:r>
        <w:r w:rsidRPr="00DA3A24" w:rsidDel="009F327C">
          <w:rPr>
            <w:lang w:val="en-US"/>
          </w:rPr>
          <w:delText xml:space="preserve">) </w:delText>
        </w:r>
        <w:r w:rsidDel="009F327C">
          <w:rPr>
            <w:lang w:val="en-US"/>
          </w:rPr>
          <w:delText>i</w:delText>
        </w:r>
        <w:r w:rsidRPr="00DA3A24" w:rsidDel="009F327C">
          <w:rPr>
            <w:lang w:val="en-US"/>
          </w:rPr>
          <w:delText>nformation is unavailable or incomplete</w:delText>
        </w:r>
        <w:r w:rsidDel="009F327C">
          <w:rPr>
            <w:lang w:val="en-US"/>
          </w:rPr>
          <w:delText>.</w:delText>
        </w:r>
      </w:del>
    </w:p>
    <w:p w14:paraId="2DA834B4" w14:textId="12E31BBA" w:rsidR="00FE60F8" w:rsidRPr="00D207AD" w:rsidDel="009F327C" w:rsidRDefault="00FE60F8" w:rsidP="00FE60F8">
      <w:pPr>
        <w:ind w:left="720"/>
        <w:rPr>
          <w:del w:id="365" w:author="雅卉 蒋" w:date="2025-08-18T16:15:00Z"/>
          <w:lang w:val="en-US"/>
        </w:rPr>
      </w:pPr>
      <w:del w:id="366" w:author="雅卉 蒋" w:date="2025-08-18T16:15:00Z">
        <w:r w:rsidRPr="00D207AD" w:rsidDel="009F327C">
          <w:rPr>
            <w:lang w:val="en-US"/>
          </w:rPr>
          <w:delText xml:space="preserve">Step 3: Apply calculation rules: (for A) directly extract the number of </w:delText>
        </w:r>
        <w:r w:rsidDel="009F327C">
          <w:rPr>
            <w:lang w:val="en-US"/>
          </w:rPr>
          <w:delText>month</w:delText>
        </w:r>
        <w:r w:rsidRPr="00D207AD" w:rsidDel="009F327C">
          <w:rPr>
            <w:lang w:val="en-US"/>
          </w:rPr>
          <w:delText xml:space="preserve">s; (for B) </w:delText>
        </w:r>
        <w:r w:rsidRPr="00D207AD" w:rsidDel="009F327C">
          <w:rPr>
            <w:rFonts w:hint="eastAsia"/>
            <w:lang w:val="en-US"/>
          </w:rPr>
          <w:delText>c</w:delText>
        </w:r>
        <w:r w:rsidRPr="00D207AD" w:rsidDel="009F327C">
          <w:rPr>
            <w:lang w:val="en-US"/>
          </w:rPr>
          <w:delText xml:space="preserve">onvert to </w:delText>
        </w:r>
        <w:r w:rsidDel="009F327C">
          <w:rPr>
            <w:lang w:val="en-US"/>
          </w:rPr>
          <w:delText>month</w:delText>
        </w:r>
        <w:r w:rsidRPr="00D207AD" w:rsidDel="009F327C">
          <w:rPr>
            <w:lang w:val="en-US"/>
          </w:rPr>
          <w:delText xml:space="preserve">s </w:delText>
        </w:r>
        <w:r w:rsidRPr="00094CBE" w:rsidDel="009F327C">
          <w:rPr>
            <w:lang w:val="en-US"/>
          </w:rPr>
          <w:delText xml:space="preserve">(30 days </w:delText>
        </w:r>
        <w:r w:rsidDel="009F327C">
          <w:rPr>
            <w:lang w:val="en-US"/>
          </w:rPr>
          <w:delText xml:space="preserve">= </w:delText>
        </w:r>
        <w:r w:rsidRPr="00094CBE" w:rsidDel="009F327C">
          <w:rPr>
            <w:lang w:val="en-US"/>
          </w:rPr>
          <w:delText>1 month</w:delText>
        </w:r>
        <w:r w:rsidDel="009F327C">
          <w:rPr>
            <w:lang w:val="en-US"/>
          </w:rPr>
          <w:delText xml:space="preserve">; </w:delText>
        </w:r>
        <w:r w:rsidRPr="00FE60F8" w:rsidDel="009F327C">
          <w:rPr>
            <w:lang w:val="en-US"/>
          </w:rPr>
          <w:delText>1 week = 7 days → divide by 30 to convert to months; 1 year = 365 days → divide by 30 to convert to months</w:delText>
        </w:r>
        <w:r w:rsidRPr="00D207AD" w:rsidDel="009F327C">
          <w:rPr>
            <w:lang w:val="en-US"/>
          </w:rPr>
          <w:delText xml:space="preserve">); (for C) calculate the difference in </w:delText>
        </w:r>
        <w:r w:rsidRPr="001170EA" w:rsidDel="009F327C">
          <w:rPr>
            <w:lang w:val="en-US"/>
          </w:rPr>
          <w:delText>calendar</w:delText>
        </w:r>
        <w:r w:rsidRPr="00D207AD" w:rsidDel="009F327C">
          <w:rPr>
            <w:lang w:val="en-US"/>
          </w:rPr>
          <w:delText xml:space="preserve"> days between the two dates</w:delText>
        </w:r>
        <w:r w:rsidR="001170EA" w:rsidRPr="001170EA" w:rsidDel="009F327C">
          <w:rPr>
            <w:lang w:val="en-US"/>
          </w:rPr>
          <w:delText>, then divide by 30 to get the number of months</w:delText>
        </w:r>
        <w:r w:rsidRPr="00D207AD" w:rsidDel="009F327C">
          <w:rPr>
            <w:lang w:val="en-US"/>
          </w:rPr>
          <w:delText xml:space="preserve">; (for D) </w:delText>
        </w:r>
        <w:r w:rsidDel="009F327C">
          <w:rPr>
            <w:lang w:val="en-US"/>
          </w:rPr>
          <w:delText>a</w:delText>
        </w:r>
        <w:r w:rsidRPr="00D207AD" w:rsidDel="009F327C">
          <w:rPr>
            <w:lang w:val="en-US"/>
          </w:rPr>
          <w:delText>ssign null</w:delText>
        </w:r>
        <w:r w:rsidRPr="001170EA" w:rsidDel="009F327C">
          <w:rPr>
            <w:lang w:val="en-US"/>
          </w:rPr>
          <w:delText>.</w:delText>
        </w:r>
      </w:del>
    </w:p>
    <w:p w14:paraId="28FAB49C" w14:textId="015C0A32" w:rsidR="00FE60F8" w:rsidDel="009F327C" w:rsidRDefault="00FE60F8" w:rsidP="00FE60F8">
      <w:pPr>
        <w:ind w:left="720"/>
        <w:rPr>
          <w:del w:id="367" w:author="雅卉 蒋" w:date="2025-08-18T16:15:00Z"/>
          <w:lang w:val="en-US"/>
        </w:rPr>
      </w:pPr>
      <w:del w:id="368" w:author="雅卉 蒋" w:date="2025-08-18T16:15:00Z">
        <w:r w:rsidRPr="00214784" w:rsidDel="009F327C">
          <w:rPr>
            <w:lang w:val="en-US"/>
          </w:rPr>
          <w:delText xml:space="preserve">Step </w:delText>
        </w:r>
        <w:r w:rsidDel="009F327C">
          <w:rPr>
            <w:lang w:val="en-US"/>
          </w:rPr>
          <w:delText>4</w:delText>
        </w:r>
        <w:r w:rsidRPr="00214784" w:rsidDel="009F327C">
          <w:rPr>
            <w:lang w:val="en-US"/>
          </w:rPr>
          <w:delText>: Output the result as a</w:delText>
        </w:r>
      </w:del>
      <w:del w:id="369" w:author="雅卉 蒋" w:date="2025-08-15T13:28:00Z">
        <w:r w:rsidRPr="00214784" w:rsidDel="00BC2EAE">
          <w:rPr>
            <w:lang w:val="en-US"/>
          </w:rPr>
          <w:delText>n</w:delText>
        </w:r>
      </w:del>
      <w:del w:id="370" w:author="雅卉 蒋" w:date="2025-08-18T16:15:00Z">
        <w:r w:rsidRPr="00214784" w:rsidDel="009F327C">
          <w:rPr>
            <w:lang w:val="en-US"/>
          </w:rPr>
          <w:delText xml:space="preserve"> </w:delText>
        </w:r>
        <w:r w:rsidR="001170EA" w:rsidDel="009F327C">
          <w:rPr>
            <w:lang w:val="en-US"/>
          </w:rPr>
          <w:delText>float</w:delText>
        </w:r>
        <w:r w:rsidRPr="00214784" w:rsidDel="009F327C">
          <w:rPr>
            <w:lang w:val="en-US"/>
          </w:rPr>
          <w:delText xml:space="preserve"> number of </w:delText>
        </w:r>
        <w:r w:rsidR="001170EA" w:rsidDel="009F327C">
          <w:rPr>
            <w:lang w:val="en-US"/>
          </w:rPr>
          <w:delText>month</w:delText>
        </w:r>
        <w:r w:rsidRPr="00214784" w:rsidDel="009F327C">
          <w:rPr>
            <w:lang w:val="en-US"/>
          </w:rPr>
          <w:delText>s</w:delText>
        </w:r>
        <w:r w:rsidDel="009F327C">
          <w:rPr>
            <w:lang w:val="en-US"/>
          </w:rPr>
          <w:delText xml:space="preserve"> </w:delText>
        </w:r>
        <w:r w:rsidRPr="00094CBE" w:rsidDel="009F327C">
          <w:rPr>
            <w:lang w:val="en-US"/>
          </w:rPr>
          <w:delText>without units</w:delText>
        </w:r>
        <w:r w:rsidRPr="00D207AD" w:rsidDel="009F327C">
          <w:rPr>
            <w:lang w:val="en-US"/>
          </w:rPr>
          <w:delText>,</w:delText>
        </w:r>
        <w:r w:rsidDel="009F327C">
          <w:rPr>
            <w:lang w:val="en-US"/>
          </w:rPr>
          <w:delText xml:space="preserve"> or null if </w:delText>
        </w:r>
        <w:r w:rsidRPr="00D207AD" w:rsidDel="009F327C">
          <w:rPr>
            <w:lang w:val="en-US"/>
          </w:rPr>
          <w:delText>missing.</w:delText>
        </w:r>
        <w:r w:rsidDel="009F327C">
          <w:rPr>
            <w:lang w:val="en-US"/>
          </w:rPr>
          <w:delText>)</w:delText>
        </w:r>
      </w:del>
    </w:p>
    <w:p w14:paraId="34EF88A2" w14:textId="42FFE2C7" w:rsidR="00D603F4" w:rsidRPr="00D207AD" w:rsidDel="009F327C" w:rsidRDefault="00D603F4" w:rsidP="00FE60F8">
      <w:pPr>
        <w:ind w:left="720"/>
        <w:rPr>
          <w:del w:id="371" w:author="雅卉 蒋" w:date="2025-08-18T16:15:00Z"/>
          <w:lang w:val="en-US"/>
        </w:rPr>
      </w:pPr>
    </w:p>
    <w:p w14:paraId="64597F06" w14:textId="39BEB3CF" w:rsidR="007C5169" w:rsidDel="009F327C" w:rsidRDefault="007C5169" w:rsidP="00FB2D8D">
      <w:pPr>
        <w:pStyle w:val="ListParagraph"/>
        <w:numPr>
          <w:ilvl w:val="0"/>
          <w:numId w:val="1"/>
        </w:numPr>
        <w:rPr>
          <w:del w:id="372" w:author="雅卉 蒋" w:date="2025-08-18T16:15:00Z"/>
          <w:sz w:val="28"/>
          <w:szCs w:val="28"/>
          <w:lang w:val="en-US"/>
        </w:rPr>
      </w:pPr>
      <w:commentRangeStart w:id="373"/>
      <w:del w:id="374" w:author="雅卉 蒋" w:date="2025-08-18T16:15:00Z">
        <w:r w:rsidDel="009F327C">
          <w:rPr>
            <w:sz w:val="28"/>
            <w:szCs w:val="28"/>
            <w:lang w:val="en-US"/>
          </w:rPr>
          <w:delText>C</w:delText>
        </w:r>
        <w:r w:rsidRPr="007C5169" w:rsidDel="009F327C">
          <w:rPr>
            <w:sz w:val="28"/>
            <w:szCs w:val="28"/>
            <w:lang w:val="en-US"/>
          </w:rPr>
          <w:delText xml:space="preserve">onsistency </w:delText>
        </w:r>
        <w:r w:rsidDel="009F327C">
          <w:rPr>
            <w:sz w:val="28"/>
            <w:szCs w:val="28"/>
            <w:lang w:val="en-US"/>
          </w:rPr>
          <w:delText>C</w:delText>
        </w:r>
        <w:r w:rsidRPr="007C5169" w:rsidDel="009F327C">
          <w:rPr>
            <w:sz w:val="28"/>
            <w:szCs w:val="28"/>
            <w:lang w:val="en-US"/>
          </w:rPr>
          <w:delText>onstraint</w:delText>
        </w:r>
      </w:del>
    </w:p>
    <w:p w14:paraId="2B836524" w14:textId="5BE3DF93" w:rsidR="00E65714" w:rsidRPr="00F368F6" w:rsidRDefault="00047BBA" w:rsidP="009F327C">
      <w:pPr>
        <w:rPr>
          <w:ins w:id="375" w:author="雅卉 蒋" w:date="2025-08-18T16:01:00Z"/>
          <w:lang w:val="en-US"/>
        </w:rPr>
      </w:pPr>
      <w:del w:id="376" w:author="雅卉 蒋" w:date="2025-08-18T16:15:00Z">
        <w:r w:rsidRPr="00047BBA" w:rsidDel="009F327C">
          <w:rPr>
            <w:lang w:val="en-US"/>
          </w:rPr>
          <w:delText xml:space="preserve">Ensure that all generated values are internally consistent with the </w:delText>
        </w:r>
        <w:r w:rsidRPr="00047BBA" w:rsidDel="009F327C">
          <w:rPr>
            <w:rFonts w:hint="eastAsia"/>
            <w:lang w:val="en-US"/>
          </w:rPr>
          <w:delText>following</w:delText>
        </w:r>
        <w:r w:rsidRPr="00047BBA" w:rsidDel="009F327C">
          <w:rPr>
            <w:lang w:val="en-US"/>
          </w:rPr>
          <w:delText xml:space="preserve"> rules (If a rule is violated, adjust the values accordingly):</w:delText>
        </w:r>
        <w:r w:rsidDel="009F327C">
          <w:rPr>
            <w:lang w:val="en-US"/>
          </w:rPr>
          <w:delText xml:space="preserve"> (1) </w:delText>
        </w:r>
        <w:r w:rsidRPr="00047BBA" w:rsidDel="009F327C">
          <w:rPr>
            <w:lang w:val="en-US"/>
          </w:rPr>
          <w:delText>if WorstMRSAcute = 6, FinalMRS must be 6 or null</w:delText>
        </w:r>
        <w:r w:rsidDel="009F327C">
          <w:rPr>
            <w:lang w:val="en-US"/>
          </w:rPr>
          <w:delText xml:space="preserve">; (2) </w:delText>
        </w:r>
        <w:r w:rsidRPr="00047BBA" w:rsidDel="009F327C">
          <w:rPr>
            <w:lang w:val="en-US"/>
          </w:rPr>
          <w:delText>if DaysToIT</w:delText>
        </w:r>
        <w:r w:rsidR="002240DD" w:rsidDel="009F327C">
          <w:rPr>
            <w:lang w:val="en-US"/>
          </w:rPr>
          <w:delText xml:space="preserve"> </w:delText>
        </w:r>
        <w:r w:rsidRPr="00047BBA" w:rsidDel="009F327C">
          <w:rPr>
            <w:lang w:val="en-US"/>
          </w:rPr>
          <w:delText>&lt;</w:delText>
        </w:r>
        <w:r w:rsidR="002240DD" w:rsidDel="009F327C">
          <w:rPr>
            <w:lang w:val="en-US"/>
          </w:rPr>
          <w:delText xml:space="preserve"> </w:delText>
        </w:r>
        <w:r w:rsidRPr="00047BBA" w:rsidDel="009F327C">
          <w:rPr>
            <w:lang w:val="en-US"/>
          </w:rPr>
          <w:delText>30, ITWithin30Days must be 1</w:delText>
        </w:r>
        <w:r w:rsidDel="009F327C">
          <w:rPr>
            <w:lang w:val="en-US"/>
          </w:rPr>
          <w:delText xml:space="preserve">; (3) </w:delText>
        </w:r>
        <w:r w:rsidRPr="00047BBA" w:rsidDel="009F327C">
          <w:rPr>
            <w:lang w:val="en-US"/>
          </w:rPr>
          <w:delText>if EEGDeltaBrush =</w:delText>
        </w:r>
        <w:r w:rsidR="002240DD" w:rsidDel="009F327C">
          <w:rPr>
            <w:lang w:val="en-US"/>
          </w:rPr>
          <w:delText xml:space="preserve"> </w:delText>
        </w:r>
        <w:r w:rsidRPr="00047BBA" w:rsidDel="009F327C">
          <w:rPr>
            <w:lang w:val="en-US"/>
          </w:rPr>
          <w:delText>1, EEGSlow must be 1</w:delText>
        </w:r>
        <w:r w:rsidR="00AD1703" w:rsidDel="009F327C">
          <w:rPr>
            <w:lang w:val="en-US"/>
          </w:rPr>
          <w:delText xml:space="preserve">; (4) </w:delText>
        </w:r>
        <w:r w:rsidR="00AD1703" w:rsidRPr="00AD1703" w:rsidDel="009F327C">
          <w:rPr>
            <w:lang w:val="en-US"/>
          </w:rPr>
          <w:delText>if CSFWBCQuant &gt;=</w:delText>
        </w:r>
        <w:r w:rsidR="002240DD" w:rsidDel="009F327C">
          <w:rPr>
            <w:lang w:val="en-US"/>
          </w:rPr>
          <w:delText xml:space="preserve"> </w:delText>
        </w:r>
        <w:r w:rsidR="00AD1703" w:rsidRPr="00AD1703" w:rsidDel="009F327C">
          <w:rPr>
            <w:lang w:val="en-US"/>
          </w:rPr>
          <w:delText>5, CSFPleo must be 1</w:delText>
        </w:r>
        <w:r w:rsidR="002240DD" w:rsidDel="009F327C">
          <w:rPr>
            <w:lang w:val="en-US"/>
          </w:rPr>
          <w:delText xml:space="preserve">; (5) </w:delText>
        </w:r>
        <w:r w:rsidR="002240DD" w:rsidRPr="002240DD" w:rsidDel="009F327C">
          <w:rPr>
            <w:lang w:val="en-US"/>
          </w:rPr>
          <w:delText>if DaysToIT is assigned a number and/or ItWithin30Days</w:delText>
        </w:r>
        <w:r w:rsidR="002240DD" w:rsidDel="009F327C">
          <w:rPr>
            <w:lang w:val="en-US"/>
          </w:rPr>
          <w:delText xml:space="preserve"> </w:delText>
        </w:r>
        <w:r w:rsidR="002240DD" w:rsidRPr="002240DD" w:rsidDel="009F327C">
          <w:rPr>
            <w:lang w:val="en-US"/>
          </w:rPr>
          <w:delText>=</w:delText>
        </w:r>
        <w:r w:rsidR="002240DD" w:rsidDel="009F327C">
          <w:rPr>
            <w:lang w:val="en-US"/>
          </w:rPr>
          <w:delText xml:space="preserve"> </w:delText>
        </w:r>
        <w:r w:rsidR="002240DD" w:rsidRPr="002240DD" w:rsidDel="009F327C">
          <w:rPr>
            <w:lang w:val="en-US"/>
          </w:rPr>
          <w:delText>1, IT1stLineCombo cannot be "None"</w:delText>
        </w:r>
      </w:del>
      <w:del w:id="377" w:author="雅卉 蒋" w:date="2025-08-15T12:01:00Z">
        <w:r w:rsidR="008027CB" w:rsidDel="00BC279D">
          <w:rPr>
            <w:lang w:val="en-US"/>
          </w:rPr>
          <w:delText>.</w:delText>
        </w:r>
        <w:commentRangeEnd w:id="373"/>
        <w:r w:rsidR="00F36932" w:rsidDel="00BC279D">
          <w:rPr>
            <w:rStyle w:val="CommentReference"/>
          </w:rPr>
          <w:commentReference w:id="373"/>
        </w:r>
      </w:del>
    </w:p>
    <w:p w14:paraId="5C5AFBF2" w14:textId="77777777" w:rsidR="00E65714" w:rsidRPr="002A43DA" w:rsidRDefault="00E65714" w:rsidP="002A43DA">
      <w:pPr>
        <w:rPr>
          <w:lang w:val="en-US"/>
        </w:rPr>
      </w:pPr>
    </w:p>
    <w:sectPr w:rsidR="00E65714" w:rsidRPr="002A43DA">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10" w:author="Michael Eyre" w:date="2025-08-14T15:44:00Z" w:initials="ME">
    <w:p w14:paraId="1C111224" w14:textId="77777777" w:rsidR="00C450C0" w:rsidRDefault="00ED5CB1" w:rsidP="00C450C0">
      <w:pPr>
        <w:pStyle w:val="CommentText"/>
      </w:pPr>
      <w:r>
        <w:rPr>
          <w:rStyle w:val="CommentReference"/>
        </w:rPr>
        <w:annotationRef/>
      </w:r>
      <w:r w:rsidR="00C450C0">
        <w:t>Question for Margherita- did you disregard bloody taps?</w:t>
      </w:r>
    </w:p>
  </w:comment>
  <w:comment w:id="194" w:author="Michael Eyre" w:date="2025-08-14T18:28:00Z" w:initials="ME">
    <w:p w14:paraId="1121DED9" w14:textId="77777777" w:rsidR="00BC279D" w:rsidRDefault="00BC279D" w:rsidP="00BC279D">
      <w:pPr>
        <w:pStyle w:val="CommentText"/>
      </w:pPr>
      <w:r>
        <w:rPr>
          <w:rStyle w:val="CommentReference"/>
        </w:rPr>
        <w:annotationRef/>
      </w:r>
      <w:r>
        <w:t>This might be overly restrictive - the human data extractor would infer somewhat - e.g. we do not require all the age-appropriate basic functions to be specified in the case report</w:t>
      </w:r>
    </w:p>
  </w:comment>
  <w:comment w:id="247" w:author="Michael Eyre" w:date="2025-08-14T18:28:00Z" w:initials="ME">
    <w:p w14:paraId="3835CD17" w14:textId="77777777" w:rsidR="00F36932" w:rsidRDefault="00F36932" w:rsidP="00F36932">
      <w:pPr>
        <w:pStyle w:val="CommentText"/>
      </w:pPr>
      <w:r>
        <w:rPr>
          <w:rStyle w:val="CommentReference"/>
        </w:rPr>
        <w:annotationRef/>
      </w:r>
      <w:r>
        <w:t>This might be overly restrictive - the human data extractor would infer somewhat - e.g. we do not require all the age-appropriate basic functions to be specified in the case report</w:t>
      </w:r>
    </w:p>
  </w:comment>
  <w:comment w:id="373" w:author="Michael Eyre" w:date="2025-08-14T18:30:00Z" w:initials="ME">
    <w:p w14:paraId="78BF7FC0" w14:textId="77777777" w:rsidR="00F36932" w:rsidRDefault="00F36932" w:rsidP="00F36932">
      <w:pPr>
        <w:pStyle w:val="CommentText"/>
      </w:pPr>
      <w:r>
        <w:rPr>
          <w:rStyle w:val="CommentReference"/>
        </w:rPr>
        <w:annotationRef/>
      </w:r>
      <w:r>
        <w:t>Margherita these were the internal inconsistencies I thought of, any others?</w:t>
      </w:r>
    </w:p>
    <w:p w14:paraId="6594DCF6" w14:textId="77777777" w:rsidR="00F36932" w:rsidRDefault="00F36932" w:rsidP="00F36932">
      <w:pPr>
        <w:pStyle w:val="CommentText"/>
      </w:pPr>
    </w:p>
    <w:p w14:paraId="474A1A41" w14:textId="77777777" w:rsidR="00F36932" w:rsidRDefault="00F36932" w:rsidP="00F36932">
      <w:pPr>
        <w:pStyle w:val="CommentText"/>
      </w:pPr>
      <w:r>
        <w:t>Yahui - will also be interesting to see the rate at which these internal inconsistencies occur with vs without this part of the prompt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C111224" w15:done="0"/>
  <w15:commentEx w15:paraId="1121DED9" w15:done="0"/>
  <w15:commentEx w15:paraId="3835CD17" w15:done="0"/>
  <w15:commentEx w15:paraId="474A1A4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744E6826" w16cex:dateUtc="2025-08-14T14:44:00Z"/>
  <w16cex:commentExtensible w16cex:durableId="1135716C" w16cex:dateUtc="2025-08-14T17:28:00Z"/>
  <w16cex:commentExtensible w16cex:durableId="5C541D12" w16cex:dateUtc="2025-08-14T17:28:00Z"/>
  <w16cex:commentExtensible w16cex:durableId="3ED1B0AF" w16cex:dateUtc="2025-08-14T17: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C111224" w16cid:durableId="744E6826"/>
  <w16cid:commentId w16cid:paraId="1121DED9" w16cid:durableId="1135716C"/>
  <w16cid:commentId w16cid:paraId="3835CD17" w16cid:durableId="5C541D12"/>
  <w16cid:commentId w16cid:paraId="474A1A41" w16cid:durableId="3ED1B0A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426720"/>
    <w:multiLevelType w:val="hybridMultilevel"/>
    <w:tmpl w:val="B73A9DF6"/>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1DB54EB1"/>
    <w:multiLevelType w:val="multilevel"/>
    <w:tmpl w:val="31E6B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E663EC"/>
    <w:multiLevelType w:val="multilevel"/>
    <w:tmpl w:val="50BEF4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BC869AD"/>
    <w:multiLevelType w:val="hybridMultilevel"/>
    <w:tmpl w:val="B73A9DF6"/>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61315758"/>
    <w:multiLevelType w:val="multilevel"/>
    <w:tmpl w:val="3D843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E92302"/>
    <w:multiLevelType w:val="hybridMultilevel"/>
    <w:tmpl w:val="7E1A454E"/>
    <w:lvl w:ilvl="0" w:tplc="2CF2846A">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96527CE"/>
    <w:multiLevelType w:val="hybridMultilevel"/>
    <w:tmpl w:val="6E40F8AA"/>
    <w:lvl w:ilvl="0" w:tplc="38FEE512">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AA62CAB"/>
    <w:multiLevelType w:val="hybridMultilevel"/>
    <w:tmpl w:val="B73A9DF6"/>
    <w:lvl w:ilvl="0" w:tplc="D1B6D22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828860458">
    <w:abstractNumId w:val="6"/>
  </w:num>
  <w:num w:numId="2" w16cid:durableId="1767454934">
    <w:abstractNumId w:val="1"/>
  </w:num>
  <w:num w:numId="3" w16cid:durableId="852651467">
    <w:abstractNumId w:val="2"/>
  </w:num>
  <w:num w:numId="4" w16cid:durableId="920942297">
    <w:abstractNumId w:val="4"/>
  </w:num>
  <w:num w:numId="5" w16cid:durableId="1545679614">
    <w:abstractNumId w:val="7"/>
  </w:num>
  <w:num w:numId="6" w16cid:durableId="1752920463">
    <w:abstractNumId w:val="3"/>
  </w:num>
  <w:num w:numId="7" w16cid:durableId="2078436372">
    <w:abstractNumId w:val="0"/>
  </w:num>
  <w:num w:numId="8" w16cid:durableId="692264718">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雅卉 蒋">
    <w15:presenceInfo w15:providerId="Windows Live" w15:userId="dec289bc64993c6f"/>
  </w15:person>
  <w15:person w15:author="Michael Eyre">
    <w15:presenceInfo w15:providerId="AD" w15:userId="S::k1777179@kcl.ac.uk::91034fe0-015e-4f32-b18d-fa344e90c98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1"/>
  <w:trackRevision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0A48"/>
    <w:rsid w:val="00047BBA"/>
    <w:rsid w:val="00094CBE"/>
    <w:rsid w:val="001170EA"/>
    <w:rsid w:val="001E6DD3"/>
    <w:rsid w:val="00214784"/>
    <w:rsid w:val="002240DD"/>
    <w:rsid w:val="0024006F"/>
    <w:rsid w:val="002A43DA"/>
    <w:rsid w:val="002C5239"/>
    <w:rsid w:val="00417B72"/>
    <w:rsid w:val="004244DD"/>
    <w:rsid w:val="0047632B"/>
    <w:rsid w:val="004A68CB"/>
    <w:rsid w:val="004B7C19"/>
    <w:rsid w:val="00551E28"/>
    <w:rsid w:val="0059698C"/>
    <w:rsid w:val="005B010D"/>
    <w:rsid w:val="00600698"/>
    <w:rsid w:val="006722B9"/>
    <w:rsid w:val="006B6046"/>
    <w:rsid w:val="006C417B"/>
    <w:rsid w:val="0073011A"/>
    <w:rsid w:val="00747501"/>
    <w:rsid w:val="00781814"/>
    <w:rsid w:val="007A0891"/>
    <w:rsid w:val="007C5169"/>
    <w:rsid w:val="007F00D0"/>
    <w:rsid w:val="008027CB"/>
    <w:rsid w:val="00845CD2"/>
    <w:rsid w:val="00871042"/>
    <w:rsid w:val="00931BB8"/>
    <w:rsid w:val="009F327C"/>
    <w:rsid w:val="00A16A7F"/>
    <w:rsid w:val="00AD1703"/>
    <w:rsid w:val="00B40A48"/>
    <w:rsid w:val="00B43A2E"/>
    <w:rsid w:val="00BC279D"/>
    <w:rsid w:val="00BC2EAE"/>
    <w:rsid w:val="00C450C0"/>
    <w:rsid w:val="00CD66D8"/>
    <w:rsid w:val="00CE3B85"/>
    <w:rsid w:val="00D207AD"/>
    <w:rsid w:val="00D603F4"/>
    <w:rsid w:val="00D93642"/>
    <w:rsid w:val="00DA3A24"/>
    <w:rsid w:val="00E65714"/>
    <w:rsid w:val="00E90753"/>
    <w:rsid w:val="00ED5CB1"/>
    <w:rsid w:val="00F0540E"/>
    <w:rsid w:val="00F368F6"/>
    <w:rsid w:val="00F36932"/>
    <w:rsid w:val="00FB2754"/>
    <w:rsid w:val="00FB2D8D"/>
    <w:rsid w:val="00FE60F8"/>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7C5EF"/>
  <w15:chartTrackingRefBased/>
  <w15:docId w15:val="{C987986F-EE40-4A42-AAB7-D2EAA0F4A9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CN"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094CBE"/>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B2D8D"/>
    <w:pPr>
      <w:ind w:left="720"/>
      <w:contextualSpacing/>
    </w:pPr>
  </w:style>
  <w:style w:type="character" w:styleId="Strong">
    <w:name w:val="Strong"/>
    <w:basedOn w:val="DefaultParagraphFont"/>
    <w:uiPriority w:val="22"/>
    <w:qFormat/>
    <w:rsid w:val="00FB2D8D"/>
    <w:rPr>
      <w:b/>
      <w:bCs/>
    </w:rPr>
  </w:style>
  <w:style w:type="character" w:customStyle="1" w:styleId="Heading2Char">
    <w:name w:val="Heading 2 Char"/>
    <w:basedOn w:val="DefaultParagraphFont"/>
    <w:link w:val="Heading2"/>
    <w:uiPriority w:val="9"/>
    <w:rsid w:val="00094CBE"/>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semiHidden/>
    <w:unhideWhenUsed/>
    <w:rsid w:val="00094CBE"/>
    <w:pPr>
      <w:spacing w:before="100" w:beforeAutospacing="1" w:after="100" w:afterAutospacing="1"/>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094CBE"/>
  </w:style>
  <w:style w:type="character" w:styleId="HTMLCode">
    <w:name w:val="HTML Code"/>
    <w:basedOn w:val="DefaultParagraphFont"/>
    <w:uiPriority w:val="99"/>
    <w:semiHidden/>
    <w:unhideWhenUsed/>
    <w:rsid w:val="00094CBE"/>
    <w:rPr>
      <w:rFonts w:ascii="Courier New" w:eastAsia="Times New Roman" w:hAnsi="Courier New" w:cs="Courier New"/>
      <w:sz w:val="20"/>
      <w:szCs w:val="20"/>
    </w:rPr>
  </w:style>
  <w:style w:type="character" w:styleId="Emphasis">
    <w:name w:val="Emphasis"/>
    <w:basedOn w:val="DefaultParagraphFont"/>
    <w:uiPriority w:val="20"/>
    <w:qFormat/>
    <w:rsid w:val="00094CBE"/>
    <w:rPr>
      <w:i/>
      <w:iCs/>
    </w:rPr>
  </w:style>
  <w:style w:type="paragraph" w:styleId="Revision">
    <w:name w:val="Revision"/>
    <w:hidden/>
    <w:uiPriority w:val="99"/>
    <w:semiHidden/>
    <w:rsid w:val="0073011A"/>
  </w:style>
  <w:style w:type="character" w:styleId="CommentReference">
    <w:name w:val="annotation reference"/>
    <w:basedOn w:val="DefaultParagraphFont"/>
    <w:uiPriority w:val="99"/>
    <w:semiHidden/>
    <w:unhideWhenUsed/>
    <w:rsid w:val="00ED5CB1"/>
    <w:rPr>
      <w:sz w:val="16"/>
      <w:szCs w:val="16"/>
    </w:rPr>
  </w:style>
  <w:style w:type="paragraph" w:styleId="CommentText">
    <w:name w:val="annotation text"/>
    <w:basedOn w:val="Normal"/>
    <w:link w:val="CommentTextChar"/>
    <w:uiPriority w:val="99"/>
    <w:unhideWhenUsed/>
    <w:rsid w:val="00ED5CB1"/>
    <w:rPr>
      <w:sz w:val="20"/>
      <w:szCs w:val="20"/>
    </w:rPr>
  </w:style>
  <w:style w:type="character" w:customStyle="1" w:styleId="CommentTextChar">
    <w:name w:val="Comment Text Char"/>
    <w:basedOn w:val="DefaultParagraphFont"/>
    <w:link w:val="CommentText"/>
    <w:uiPriority w:val="99"/>
    <w:rsid w:val="00ED5CB1"/>
    <w:rPr>
      <w:sz w:val="20"/>
      <w:szCs w:val="20"/>
    </w:rPr>
  </w:style>
  <w:style w:type="paragraph" w:styleId="CommentSubject">
    <w:name w:val="annotation subject"/>
    <w:basedOn w:val="CommentText"/>
    <w:next w:val="CommentText"/>
    <w:link w:val="CommentSubjectChar"/>
    <w:uiPriority w:val="99"/>
    <w:semiHidden/>
    <w:unhideWhenUsed/>
    <w:rsid w:val="00ED5CB1"/>
    <w:rPr>
      <w:b/>
      <w:bCs/>
    </w:rPr>
  </w:style>
  <w:style w:type="character" w:customStyle="1" w:styleId="CommentSubjectChar">
    <w:name w:val="Comment Subject Char"/>
    <w:basedOn w:val="CommentTextChar"/>
    <w:link w:val="CommentSubject"/>
    <w:uiPriority w:val="99"/>
    <w:semiHidden/>
    <w:rsid w:val="00ED5CB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216266">
      <w:bodyDiv w:val="1"/>
      <w:marLeft w:val="0"/>
      <w:marRight w:val="0"/>
      <w:marTop w:val="0"/>
      <w:marBottom w:val="0"/>
      <w:divBdr>
        <w:top w:val="none" w:sz="0" w:space="0" w:color="auto"/>
        <w:left w:val="none" w:sz="0" w:space="0" w:color="auto"/>
        <w:bottom w:val="none" w:sz="0" w:space="0" w:color="auto"/>
        <w:right w:val="none" w:sz="0" w:space="0" w:color="auto"/>
      </w:divBdr>
    </w:div>
    <w:div w:id="111941203">
      <w:bodyDiv w:val="1"/>
      <w:marLeft w:val="0"/>
      <w:marRight w:val="0"/>
      <w:marTop w:val="0"/>
      <w:marBottom w:val="0"/>
      <w:divBdr>
        <w:top w:val="none" w:sz="0" w:space="0" w:color="auto"/>
        <w:left w:val="none" w:sz="0" w:space="0" w:color="auto"/>
        <w:bottom w:val="none" w:sz="0" w:space="0" w:color="auto"/>
        <w:right w:val="none" w:sz="0" w:space="0" w:color="auto"/>
      </w:divBdr>
    </w:div>
    <w:div w:id="621806733">
      <w:bodyDiv w:val="1"/>
      <w:marLeft w:val="0"/>
      <w:marRight w:val="0"/>
      <w:marTop w:val="0"/>
      <w:marBottom w:val="0"/>
      <w:divBdr>
        <w:top w:val="none" w:sz="0" w:space="0" w:color="auto"/>
        <w:left w:val="none" w:sz="0" w:space="0" w:color="auto"/>
        <w:bottom w:val="none" w:sz="0" w:space="0" w:color="auto"/>
        <w:right w:val="none" w:sz="0" w:space="0" w:color="auto"/>
      </w:divBdr>
      <w:divsChild>
        <w:div w:id="1398541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124</TotalTime>
  <Pages>4</Pages>
  <Words>2834</Words>
  <Characters>16159</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雅卉 蒋</dc:creator>
  <cp:keywords/>
  <dc:description/>
  <cp:lastModifiedBy>雅卉 蒋</cp:lastModifiedBy>
  <cp:revision>17</cp:revision>
  <dcterms:created xsi:type="dcterms:W3CDTF">2025-08-14T17:30:00Z</dcterms:created>
  <dcterms:modified xsi:type="dcterms:W3CDTF">2025-08-18T15:16:00Z</dcterms:modified>
</cp:coreProperties>
</file>